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442104747"/>
        <w:docPartObj>
          <w:docPartGallery w:val="Table of Contents"/>
          <w:docPartUnique/>
        </w:docPartObj>
      </w:sdtPr>
      <w:sdtEndPr>
        <w:rPr>
          <w:b/>
        </w:rPr>
      </w:sdtEndPr>
      <w:sdtContent>
        <w:p w14:paraId="36F7071F" w14:textId="5DC748F2" w:rsidR="00FD4450" w:rsidRDefault="00FD4450" w:rsidP="00FD4450">
          <w:pPr>
            <w:pStyle w:val="TOCHeading"/>
          </w:pPr>
          <w:r w:rsidRPr="00736E1C">
            <w:rPr>
              <w:noProof/>
            </w:rPr>
            <w:drawing>
              <wp:inline distT="0" distB="0" distL="0" distR="0" wp14:anchorId="076C334E" wp14:editId="17B42C21">
                <wp:extent cx="2757714" cy="773437"/>
                <wp:effectExtent l="0" t="0" r="5080" b="7620"/>
                <wp:docPr id="92618302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83025"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2817512" cy="790208"/>
                        </a:xfrm>
                        <a:prstGeom prst="rect">
                          <a:avLst/>
                        </a:prstGeom>
                      </pic:spPr>
                    </pic:pic>
                  </a:graphicData>
                </a:graphic>
              </wp:inline>
            </w:drawing>
          </w:r>
        </w:p>
        <w:p w14:paraId="3DD8EF94" w14:textId="5D63070A" w:rsidR="00FD4450" w:rsidRPr="0092182B" w:rsidRDefault="00FD4450" w:rsidP="00FD4450">
          <w:pPr>
            <w:pStyle w:val="Title"/>
            <w:keepNext/>
            <w:spacing w:before="2760"/>
            <w:contextualSpacing w:val="0"/>
            <w:jc w:val="center"/>
            <w:rPr>
              <w:rFonts w:cs="Calibri"/>
              <w:color w:val="153D63" w:themeColor="text2" w:themeTint="E6"/>
              <w:sz w:val="60"/>
              <w:szCs w:val="60"/>
            </w:rPr>
          </w:pPr>
          <w:r w:rsidRPr="0092182B">
            <w:rPr>
              <w:rFonts w:cs="Calibri"/>
              <w:color w:val="153D63" w:themeColor="text2" w:themeTint="E6"/>
              <w:sz w:val="60"/>
              <w:szCs w:val="60"/>
            </w:rPr>
            <w:t>MITA Maturity</w:t>
          </w:r>
          <w:r w:rsidR="00AE5B69" w:rsidRPr="0092182B">
            <w:rPr>
              <w:rFonts w:cs="Calibri"/>
              <w:color w:val="153D63" w:themeColor="text2" w:themeTint="E6"/>
              <w:sz w:val="60"/>
              <w:szCs w:val="60"/>
            </w:rPr>
            <w:t xml:space="preserve"> Tables</w:t>
          </w:r>
        </w:p>
        <w:p w14:paraId="5DDB1DB6" w14:textId="36108B9A" w:rsidR="00FD4450" w:rsidRDefault="00FD4450" w:rsidP="00F104CC">
          <w:pPr>
            <w:widowControl w:val="0"/>
            <w:spacing w:before="360"/>
            <w:jc w:val="center"/>
            <w:rPr>
              <w:rFonts w:asciiTheme="majorHAnsi" w:eastAsiaTheme="majorEastAsia" w:hAnsiTheme="majorHAnsi" w:cstheme="majorBidi"/>
              <w:color w:val="0F4761" w:themeColor="accent1" w:themeShade="BF"/>
              <w:sz w:val="32"/>
              <w:szCs w:val="32"/>
            </w:rPr>
          </w:pPr>
          <w:r w:rsidRPr="0092182B">
            <w:rPr>
              <w:rFonts w:asciiTheme="majorHAnsi" w:hAnsiTheme="majorHAnsi" w:cs="Calibri"/>
              <w:b/>
              <w:bCs/>
              <w:color w:val="153D63" w:themeColor="text2" w:themeTint="E6"/>
              <w:sz w:val="32"/>
              <w:szCs w:val="32"/>
            </w:rPr>
            <w:t xml:space="preserve">Version 1.0 | </w:t>
          </w:r>
          <w:r w:rsidR="00AE5B69" w:rsidRPr="00725067">
            <w:rPr>
              <w:rFonts w:asciiTheme="majorHAnsi" w:hAnsiTheme="majorHAnsi" w:cs="Calibri"/>
              <w:b/>
              <w:bCs/>
              <w:color w:val="153D63" w:themeColor="text2" w:themeTint="E6"/>
              <w:sz w:val="32"/>
              <w:szCs w:val="32"/>
            </w:rPr>
            <w:t>May 2</w:t>
          </w:r>
          <w:r w:rsidR="00342B0E">
            <w:rPr>
              <w:rFonts w:asciiTheme="majorHAnsi" w:hAnsiTheme="majorHAnsi" w:cs="Calibri"/>
              <w:b/>
              <w:bCs/>
              <w:color w:val="153D63" w:themeColor="text2" w:themeTint="E6"/>
              <w:sz w:val="32"/>
              <w:szCs w:val="32"/>
            </w:rPr>
            <w:t>9</w:t>
          </w:r>
          <w:r w:rsidR="00AE5B69" w:rsidRPr="00725067">
            <w:rPr>
              <w:rFonts w:asciiTheme="majorHAnsi" w:hAnsiTheme="majorHAnsi" w:cs="Calibri"/>
              <w:b/>
              <w:bCs/>
              <w:color w:val="153D63" w:themeColor="text2" w:themeTint="E6"/>
              <w:sz w:val="32"/>
              <w:szCs w:val="32"/>
            </w:rPr>
            <w:t>, 202</w:t>
          </w:r>
          <w:r w:rsidR="0026614E" w:rsidRPr="00725067">
            <w:rPr>
              <w:rFonts w:asciiTheme="majorHAnsi" w:hAnsiTheme="majorHAnsi" w:cs="Calibri"/>
              <w:b/>
              <w:bCs/>
              <w:color w:val="153D63" w:themeColor="text2" w:themeTint="E6"/>
              <w:sz w:val="32"/>
              <w:szCs w:val="32"/>
            </w:rPr>
            <w:t>6</w:t>
          </w:r>
          <w:r>
            <w:br w:type="page"/>
          </w:r>
        </w:p>
        <w:p w14:paraId="520B214A" w14:textId="549E7429" w:rsidR="009277D7" w:rsidRDefault="009277D7">
          <w:pPr>
            <w:pStyle w:val="TOCHeading"/>
          </w:pPr>
          <w:r>
            <w:lastRenderedPageBreak/>
            <w:t>Contents</w:t>
          </w:r>
        </w:p>
        <w:p w14:paraId="72F4BB55" w14:textId="519D2B83" w:rsidR="00891215" w:rsidRDefault="009277D7">
          <w:pPr>
            <w:pStyle w:val="TOC1"/>
            <w:tabs>
              <w:tab w:val="right" w:leader="dot" w:pos="12950"/>
            </w:tabs>
            <w:rPr>
              <w:rFonts w:eastAsiaTheme="minorEastAsia"/>
              <w:noProof/>
            </w:rPr>
          </w:pPr>
          <w:r>
            <w:fldChar w:fldCharType="begin"/>
          </w:r>
          <w:r>
            <w:instrText xml:space="preserve"> TOC \o "1-3" \h \z \u </w:instrText>
          </w:r>
          <w:r>
            <w:fldChar w:fldCharType="separate"/>
          </w:r>
          <w:hyperlink w:anchor="_Toc230872703" w:history="1">
            <w:r w:rsidR="00891215" w:rsidRPr="003B7D51">
              <w:rPr>
                <w:rStyle w:val="Hyperlink"/>
                <w:noProof/>
              </w:rPr>
              <w:t>Enterprise Architecture (EA)</w:t>
            </w:r>
            <w:r w:rsidR="00891215">
              <w:rPr>
                <w:noProof/>
                <w:webHidden/>
              </w:rPr>
              <w:tab/>
            </w:r>
            <w:r w:rsidR="00891215">
              <w:rPr>
                <w:noProof/>
                <w:webHidden/>
              </w:rPr>
              <w:fldChar w:fldCharType="begin"/>
            </w:r>
            <w:r w:rsidR="00891215">
              <w:rPr>
                <w:noProof/>
                <w:webHidden/>
              </w:rPr>
              <w:instrText xml:space="preserve"> PAGEREF _Toc230872703 \h </w:instrText>
            </w:r>
            <w:r w:rsidR="00891215">
              <w:rPr>
                <w:noProof/>
                <w:webHidden/>
              </w:rPr>
            </w:r>
            <w:r w:rsidR="00891215">
              <w:rPr>
                <w:noProof/>
                <w:webHidden/>
              </w:rPr>
              <w:fldChar w:fldCharType="separate"/>
            </w:r>
            <w:r w:rsidR="00891215">
              <w:rPr>
                <w:noProof/>
                <w:webHidden/>
              </w:rPr>
              <w:t>5</w:t>
            </w:r>
            <w:r w:rsidR="00891215">
              <w:rPr>
                <w:noProof/>
                <w:webHidden/>
              </w:rPr>
              <w:fldChar w:fldCharType="end"/>
            </w:r>
          </w:hyperlink>
        </w:p>
        <w:p w14:paraId="31C3B0BA" w14:textId="7A9F5C23" w:rsidR="00891215" w:rsidRDefault="00891215">
          <w:pPr>
            <w:pStyle w:val="TOC2"/>
            <w:tabs>
              <w:tab w:val="right" w:leader="dot" w:pos="12950"/>
            </w:tabs>
            <w:rPr>
              <w:rFonts w:eastAsiaTheme="minorEastAsia"/>
              <w:noProof/>
            </w:rPr>
          </w:pPr>
          <w:hyperlink w:anchor="_Toc230872704" w:history="1">
            <w:r w:rsidRPr="003B7D51">
              <w:rPr>
                <w:rStyle w:val="Hyperlink"/>
                <w:noProof/>
              </w:rPr>
              <w:t>Optional Outcomes Maturity Criteria</w:t>
            </w:r>
            <w:r>
              <w:rPr>
                <w:noProof/>
                <w:webHidden/>
              </w:rPr>
              <w:tab/>
            </w:r>
            <w:r>
              <w:rPr>
                <w:noProof/>
                <w:webHidden/>
              </w:rPr>
              <w:fldChar w:fldCharType="begin"/>
            </w:r>
            <w:r>
              <w:rPr>
                <w:noProof/>
                <w:webHidden/>
              </w:rPr>
              <w:instrText xml:space="preserve"> PAGEREF _Toc230872704 \h </w:instrText>
            </w:r>
            <w:r>
              <w:rPr>
                <w:noProof/>
                <w:webHidden/>
              </w:rPr>
            </w:r>
            <w:r>
              <w:rPr>
                <w:noProof/>
                <w:webHidden/>
              </w:rPr>
              <w:fldChar w:fldCharType="separate"/>
            </w:r>
            <w:r>
              <w:rPr>
                <w:noProof/>
                <w:webHidden/>
              </w:rPr>
              <w:t>5</w:t>
            </w:r>
            <w:r>
              <w:rPr>
                <w:noProof/>
                <w:webHidden/>
              </w:rPr>
              <w:fldChar w:fldCharType="end"/>
            </w:r>
          </w:hyperlink>
        </w:p>
        <w:p w14:paraId="3B5FAB5C" w14:textId="38912539" w:rsidR="00891215" w:rsidRDefault="00891215">
          <w:pPr>
            <w:pStyle w:val="TOC3"/>
            <w:tabs>
              <w:tab w:val="right" w:leader="dot" w:pos="12950"/>
            </w:tabs>
            <w:rPr>
              <w:rFonts w:eastAsiaTheme="minorEastAsia"/>
              <w:noProof/>
            </w:rPr>
          </w:pPr>
          <w:hyperlink w:anchor="_Toc230872705" w:history="1">
            <w:r w:rsidRPr="003B7D51">
              <w:rPr>
                <w:rStyle w:val="Hyperlink"/>
                <w:noProof/>
              </w:rPr>
              <w:t>Table 1: Aspect – Culture &amp; Mindset</w:t>
            </w:r>
            <w:r>
              <w:rPr>
                <w:noProof/>
                <w:webHidden/>
              </w:rPr>
              <w:tab/>
            </w:r>
            <w:r>
              <w:rPr>
                <w:noProof/>
                <w:webHidden/>
              </w:rPr>
              <w:fldChar w:fldCharType="begin"/>
            </w:r>
            <w:r>
              <w:rPr>
                <w:noProof/>
                <w:webHidden/>
              </w:rPr>
              <w:instrText xml:space="preserve"> PAGEREF _Toc230872705 \h </w:instrText>
            </w:r>
            <w:r>
              <w:rPr>
                <w:noProof/>
                <w:webHidden/>
              </w:rPr>
            </w:r>
            <w:r>
              <w:rPr>
                <w:noProof/>
                <w:webHidden/>
              </w:rPr>
              <w:fldChar w:fldCharType="separate"/>
            </w:r>
            <w:r>
              <w:rPr>
                <w:noProof/>
                <w:webHidden/>
              </w:rPr>
              <w:t>5</w:t>
            </w:r>
            <w:r>
              <w:rPr>
                <w:noProof/>
                <w:webHidden/>
              </w:rPr>
              <w:fldChar w:fldCharType="end"/>
            </w:r>
          </w:hyperlink>
        </w:p>
        <w:p w14:paraId="603DAF74" w14:textId="4CE94350" w:rsidR="00891215" w:rsidRDefault="00891215">
          <w:pPr>
            <w:pStyle w:val="TOC3"/>
            <w:tabs>
              <w:tab w:val="right" w:leader="dot" w:pos="12950"/>
            </w:tabs>
            <w:rPr>
              <w:rFonts w:eastAsiaTheme="minorEastAsia"/>
              <w:noProof/>
            </w:rPr>
          </w:pPr>
          <w:hyperlink w:anchor="_Toc230872706" w:history="1">
            <w:r w:rsidRPr="003B7D51">
              <w:rPr>
                <w:rStyle w:val="Hyperlink"/>
                <w:noProof/>
              </w:rPr>
              <w:t>Table 2: Aspect – Capability</w:t>
            </w:r>
            <w:r>
              <w:rPr>
                <w:noProof/>
                <w:webHidden/>
              </w:rPr>
              <w:tab/>
            </w:r>
            <w:r>
              <w:rPr>
                <w:noProof/>
                <w:webHidden/>
              </w:rPr>
              <w:fldChar w:fldCharType="begin"/>
            </w:r>
            <w:r>
              <w:rPr>
                <w:noProof/>
                <w:webHidden/>
              </w:rPr>
              <w:instrText xml:space="preserve"> PAGEREF _Toc230872706 \h </w:instrText>
            </w:r>
            <w:r>
              <w:rPr>
                <w:noProof/>
                <w:webHidden/>
              </w:rPr>
            </w:r>
            <w:r>
              <w:rPr>
                <w:noProof/>
                <w:webHidden/>
              </w:rPr>
              <w:fldChar w:fldCharType="separate"/>
            </w:r>
            <w:r>
              <w:rPr>
                <w:noProof/>
                <w:webHidden/>
              </w:rPr>
              <w:t>6</w:t>
            </w:r>
            <w:r>
              <w:rPr>
                <w:noProof/>
                <w:webHidden/>
              </w:rPr>
              <w:fldChar w:fldCharType="end"/>
            </w:r>
          </w:hyperlink>
        </w:p>
        <w:p w14:paraId="3980D679" w14:textId="3C78875B" w:rsidR="00891215" w:rsidRDefault="00891215">
          <w:pPr>
            <w:pStyle w:val="TOC3"/>
            <w:tabs>
              <w:tab w:val="right" w:leader="dot" w:pos="12950"/>
            </w:tabs>
            <w:rPr>
              <w:rFonts w:eastAsiaTheme="minorEastAsia"/>
              <w:noProof/>
            </w:rPr>
          </w:pPr>
          <w:hyperlink w:anchor="_Toc230872707" w:history="1">
            <w:r w:rsidRPr="003B7D51">
              <w:rPr>
                <w:rStyle w:val="Hyperlink"/>
                <w:noProof/>
              </w:rPr>
              <w:t>Table 3: Aspect – Quality &amp; Consistency</w:t>
            </w:r>
            <w:r>
              <w:rPr>
                <w:noProof/>
                <w:webHidden/>
              </w:rPr>
              <w:tab/>
            </w:r>
            <w:r>
              <w:rPr>
                <w:noProof/>
                <w:webHidden/>
              </w:rPr>
              <w:fldChar w:fldCharType="begin"/>
            </w:r>
            <w:r>
              <w:rPr>
                <w:noProof/>
                <w:webHidden/>
              </w:rPr>
              <w:instrText xml:space="preserve"> PAGEREF _Toc230872707 \h </w:instrText>
            </w:r>
            <w:r>
              <w:rPr>
                <w:noProof/>
                <w:webHidden/>
              </w:rPr>
            </w:r>
            <w:r>
              <w:rPr>
                <w:noProof/>
                <w:webHidden/>
              </w:rPr>
              <w:fldChar w:fldCharType="separate"/>
            </w:r>
            <w:r>
              <w:rPr>
                <w:noProof/>
                <w:webHidden/>
              </w:rPr>
              <w:t>7</w:t>
            </w:r>
            <w:r>
              <w:rPr>
                <w:noProof/>
                <w:webHidden/>
              </w:rPr>
              <w:fldChar w:fldCharType="end"/>
            </w:r>
          </w:hyperlink>
        </w:p>
        <w:p w14:paraId="1EB0B7ED" w14:textId="0DF41D3A" w:rsidR="00891215" w:rsidRDefault="00891215">
          <w:pPr>
            <w:pStyle w:val="TOC3"/>
            <w:tabs>
              <w:tab w:val="right" w:leader="dot" w:pos="12950"/>
            </w:tabs>
            <w:rPr>
              <w:rFonts w:eastAsiaTheme="minorEastAsia"/>
              <w:noProof/>
            </w:rPr>
          </w:pPr>
          <w:hyperlink w:anchor="_Toc230872708" w:history="1">
            <w:r w:rsidRPr="003B7D51">
              <w:rPr>
                <w:rStyle w:val="Hyperlink"/>
                <w:noProof/>
              </w:rPr>
              <w:t>Table 4: Aspect – Alignment to Goals &amp; Priorities</w:t>
            </w:r>
            <w:r>
              <w:rPr>
                <w:noProof/>
                <w:webHidden/>
              </w:rPr>
              <w:tab/>
            </w:r>
            <w:r>
              <w:rPr>
                <w:noProof/>
                <w:webHidden/>
              </w:rPr>
              <w:fldChar w:fldCharType="begin"/>
            </w:r>
            <w:r>
              <w:rPr>
                <w:noProof/>
                <w:webHidden/>
              </w:rPr>
              <w:instrText xml:space="preserve"> PAGEREF _Toc230872708 \h </w:instrText>
            </w:r>
            <w:r>
              <w:rPr>
                <w:noProof/>
                <w:webHidden/>
              </w:rPr>
            </w:r>
            <w:r>
              <w:rPr>
                <w:noProof/>
                <w:webHidden/>
              </w:rPr>
              <w:fldChar w:fldCharType="separate"/>
            </w:r>
            <w:r>
              <w:rPr>
                <w:noProof/>
                <w:webHidden/>
              </w:rPr>
              <w:t>8</w:t>
            </w:r>
            <w:r>
              <w:rPr>
                <w:noProof/>
                <w:webHidden/>
              </w:rPr>
              <w:fldChar w:fldCharType="end"/>
            </w:r>
          </w:hyperlink>
        </w:p>
        <w:p w14:paraId="7C8CBC03" w14:textId="701222AF" w:rsidR="00891215" w:rsidRDefault="00891215">
          <w:pPr>
            <w:pStyle w:val="TOC3"/>
            <w:tabs>
              <w:tab w:val="right" w:leader="dot" w:pos="12950"/>
            </w:tabs>
            <w:rPr>
              <w:rFonts w:eastAsiaTheme="minorEastAsia"/>
              <w:noProof/>
            </w:rPr>
          </w:pPr>
          <w:hyperlink w:anchor="_Toc230872709" w:history="1">
            <w:r w:rsidRPr="003B7D51">
              <w:rPr>
                <w:rStyle w:val="Hyperlink"/>
                <w:noProof/>
              </w:rPr>
              <w:t>Table 5: Aspect – Use of Metrics</w:t>
            </w:r>
            <w:r>
              <w:rPr>
                <w:noProof/>
                <w:webHidden/>
              </w:rPr>
              <w:tab/>
            </w:r>
            <w:r>
              <w:rPr>
                <w:noProof/>
                <w:webHidden/>
              </w:rPr>
              <w:fldChar w:fldCharType="begin"/>
            </w:r>
            <w:r>
              <w:rPr>
                <w:noProof/>
                <w:webHidden/>
              </w:rPr>
              <w:instrText xml:space="preserve"> PAGEREF _Toc230872709 \h </w:instrText>
            </w:r>
            <w:r>
              <w:rPr>
                <w:noProof/>
                <w:webHidden/>
              </w:rPr>
            </w:r>
            <w:r>
              <w:rPr>
                <w:noProof/>
                <w:webHidden/>
              </w:rPr>
              <w:fldChar w:fldCharType="separate"/>
            </w:r>
            <w:r>
              <w:rPr>
                <w:noProof/>
                <w:webHidden/>
              </w:rPr>
              <w:t>9</w:t>
            </w:r>
            <w:r>
              <w:rPr>
                <w:noProof/>
                <w:webHidden/>
              </w:rPr>
              <w:fldChar w:fldCharType="end"/>
            </w:r>
          </w:hyperlink>
        </w:p>
        <w:p w14:paraId="3E15B2C8" w14:textId="080F23E0" w:rsidR="00891215" w:rsidRDefault="00891215">
          <w:pPr>
            <w:pStyle w:val="TOC3"/>
            <w:tabs>
              <w:tab w:val="right" w:leader="dot" w:pos="12950"/>
            </w:tabs>
            <w:rPr>
              <w:rFonts w:eastAsiaTheme="minorEastAsia"/>
              <w:noProof/>
            </w:rPr>
          </w:pPr>
          <w:hyperlink w:anchor="_Toc230872710" w:history="1">
            <w:r w:rsidRPr="003B7D51">
              <w:rPr>
                <w:rStyle w:val="Hyperlink"/>
                <w:noProof/>
              </w:rPr>
              <w:t>Table 6: Aspect – Reusability &amp; Integration</w:t>
            </w:r>
            <w:r>
              <w:rPr>
                <w:noProof/>
                <w:webHidden/>
              </w:rPr>
              <w:tab/>
            </w:r>
            <w:r>
              <w:rPr>
                <w:noProof/>
                <w:webHidden/>
              </w:rPr>
              <w:fldChar w:fldCharType="begin"/>
            </w:r>
            <w:r>
              <w:rPr>
                <w:noProof/>
                <w:webHidden/>
              </w:rPr>
              <w:instrText xml:space="preserve"> PAGEREF _Toc230872710 \h </w:instrText>
            </w:r>
            <w:r>
              <w:rPr>
                <w:noProof/>
                <w:webHidden/>
              </w:rPr>
            </w:r>
            <w:r>
              <w:rPr>
                <w:noProof/>
                <w:webHidden/>
              </w:rPr>
              <w:fldChar w:fldCharType="separate"/>
            </w:r>
            <w:r>
              <w:rPr>
                <w:noProof/>
                <w:webHidden/>
              </w:rPr>
              <w:t>10</w:t>
            </w:r>
            <w:r>
              <w:rPr>
                <w:noProof/>
                <w:webHidden/>
              </w:rPr>
              <w:fldChar w:fldCharType="end"/>
            </w:r>
          </w:hyperlink>
        </w:p>
        <w:p w14:paraId="61786783" w14:textId="759FF070" w:rsidR="00891215" w:rsidRDefault="00891215">
          <w:pPr>
            <w:pStyle w:val="TOC2"/>
            <w:tabs>
              <w:tab w:val="right" w:leader="dot" w:pos="12950"/>
            </w:tabs>
            <w:rPr>
              <w:rFonts w:eastAsiaTheme="minorEastAsia"/>
              <w:noProof/>
            </w:rPr>
          </w:pPr>
          <w:hyperlink w:anchor="_Toc230872711" w:history="1">
            <w:r w:rsidRPr="003B7D51">
              <w:rPr>
                <w:rStyle w:val="Hyperlink"/>
                <w:noProof/>
              </w:rPr>
              <w:t>Optional Roles Maturity Criteria</w:t>
            </w:r>
            <w:r>
              <w:rPr>
                <w:noProof/>
                <w:webHidden/>
              </w:rPr>
              <w:tab/>
            </w:r>
            <w:r>
              <w:rPr>
                <w:noProof/>
                <w:webHidden/>
              </w:rPr>
              <w:fldChar w:fldCharType="begin"/>
            </w:r>
            <w:r>
              <w:rPr>
                <w:noProof/>
                <w:webHidden/>
              </w:rPr>
              <w:instrText xml:space="preserve"> PAGEREF _Toc230872711 \h </w:instrText>
            </w:r>
            <w:r>
              <w:rPr>
                <w:noProof/>
                <w:webHidden/>
              </w:rPr>
            </w:r>
            <w:r>
              <w:rPr>
                <w:noProof/>
                <w:webHidden/>
              </w:rPr>
              <w:fldChar w:fldCharType="separate"/>
            </w:r>
            <w:r>
              <w:rPr>
                <w:noProof/>
                <w:webHidden/>
              </w:rPr>
              <w:t>11</w:t>
            </w:r>
            <w:r>
              <w:rPr>
                <w:noProof/>
                <w:webHidden/>
              </w:rPr>
              <w:fldChar w:fldCharType="end"/>
            </w:r>
          </w:hyperlink>
        </w:p>
        <w:p w14:paraId="63280A05" w14:textId="5D57ACE3" w:rsidR="00891215" w:rsidRDefault="00891215">
          <w:pPr>
            <w:pStyle w:val="TOC3"/>
            <w:tabs>
              <w:tab w:val="right" w:leader="dot" w:pos="12950"/>
            </w:tabs>
            <w:rPr>
              <w:rFonts w:eastAsiaTheme="minorEastAsia"/>
              <w:noProof/>
            </w:rPr>
          </w:pPr>
          <w:hyperlink w:anchor="_Toc230872712" w:history="1">
            <w:r w:rsidRPr="003B7D51">
              <w:rPr>
                <w:rStyle w:val="Hyperlink"/>
                <w:noProof/>
              </w:rPr>
              <w:t>Table 7: Aspect – Organizational Goals Alignment</w:t>
            </w:r>
            <w:r>
              <w:rPr>
                <w:noProof/>
                <w:webHidden/>
              </w:rPr>
              <w:tab/>
            </w:r>
            <w:r>
              <w:rPr>
                <w:noProof/>
                <w:webHidden/>
              </w:rPr>
              <w:fldChar w:fldCharType="begin"/>
            </w:r>
            <w:r>
              <w:rPr>
                <w:noProof/>
                <w:webHidden/>
              </w:rPr>
              <w:instrText xml:space="preserve"> PAGEREF _Toc230872712 \h </w:instrText>
            </w:r>
            <w:r>
              <w:rPr>
                <w:noProof/>
                <w:webHidden/>
              </w:rPr>
            </w:r>
            <w:r>
              <w:rPr>
                <w:noProof/>
                <w:webHidden/>
              </w:rPr>
              <w:fldChar w:fldCharType="separate"/>
            </w:r>
            <w:r>
              <w:rPr>
                <w:noProof/>
                <w:webHidden/>
              </w:rPr>
              <w:t>11</w:t>
            </w:r>
            <w:r>
              <w:rPr>
                <w:noProof/>
                <w:webHidden/>
              </w:rPr>
              <w:fldChar w:fldCharType="end"/>
            </w:r>
          </w:hyperlink>
        </w:p>
        <w:p w14:paraId="12153E35" w14:textId="49FEBBD3" w:rsidR="00891215" w:rsidRDefault="00891215">
          <w:pPr>
            <w:pStyle w:val="TOC3"/>
            <w:tabs>
              <w:tab w:val="right" w:leader="dot" w:pos="12950"/>
            </w:tabs>
            <w:rPr>
              <w:rFonts w:eastAsiaTheme="minorEastAsia"/>
              <w:noProof/>
            </w:rPr>
          </w:pPr>
          <w:hyperlink w:anchor="_Toc230872713" w:history="1">
            <w:r w:rsidRPr="003B7D51">
              <w:rPr>
                <w:rStyle w:val="Hyperlink"/>
                <w:noProof/>
              </w:rPr>
              <w:t>Table 8: Aspect – Governance &amp; Standardization</w:t>
            </w:r>
            <w:r>
              <w:rPr>
                <w:noProof/>
                <w:webHidden/>
              </w:rPr>
              <w:tab/>
            </w:r>
            <w:r>
              <w:rPr>
                <w:noProof/>
                <w:webHidden/>
              </w:rPr>
              <w:fldChar w:fldCharType="begin"/>
            </w:r>
            <w:r>
              <w:rPr>
                <w:noProof/>
                <w:webHidden/>
              </w:rPr>
              <w:instrText xml:space="preserve"> PAGEREF _Toc230872713 \h </w:instrText>
            </w:r>
            <w:r>
              <w:rPr>
                <w:noProof/>
                <w:webHidden/>
              </w:rPr>
            </w:r>
            <w:r>
              <w:rPr>
                <w:noProof/>
                <w:webHidden/>
              </w:rPr>
              <w:fldChar w:fldCharType="separate"/>
            </w:r>
            <w:r>
              <w:rPr>
                <w:noProof/>
                <w:webHidden/>
              </w:rPr>
              <w:t>12</w:t>
            </w:r>
            <w:r>
              <w:rPr>
                <w:noProof/>
                <w:webHidden/>
              </w:rPr>
              <w:fldChar w:fldCharType="end"/>
            </w:r>
          </w:hyperlink>
        </w:p>
        <w:p w14:paraId="5400294E" w14:textId="4194850B" w:rsidR="00891215" w:rsidRDefault="00891215">
          <w:pPr>
            <w:pStyle w:val="TOC3"/>
            <w:tabs>
              <w:tab w:val="right" w:leader="dot" w:pos="12950"/>
            </w:tabs>
            <w:rPr>
              <w:rFonts w:eastAsiaTheme="minorEastAsia"/>
              <w:noProof/>
            </w:rPr>
          </w:pPr>
          <w:hyperlink w:anchor="_Toc230872714" w:history="1">
            <w:r w:rsidRPr="003B7D51">
              <w:rPr>
                <w:rStyle w:val="Hyperlink"/>
                <w:noProof/>
              </w:rPr>
              <w:t>Table 9: Aspect – Communication (Internal / External)</w:t>
            </w:r>
            <w:r>
              <w:rPr>
                <w:noProof/>
                <w:webHidden/>
              </w:rPr>
              <w:tab/>
            </w:r>
            <w:r>
              <w:rPr>
                <w:noProof/>
                <w:webHidden/>
              </w:rPr>
              <w:fldChar w:fldCharType="begin"/>
            </w:r>
            <w:r>
              <w:rPr>
                <w:noProof/>
                <w:webHidden/>
              </w:rPr>
              <w:instrText xml:space="preserve"> PAGEREF _Toc230872714 \h </w:instrText>
            </w:r>
            <w:r>
              <w:rPr>
                <w:noProof/>
                <w:webHidden/>
              </w:rPr>
            </w:r>
            <w:r>
              <w:rPr>
                <w:noProof/>
                <w:webHidden/>
              </w:rPr>
              <w:fldChar w:fldCharType="separate"/>
            </w:r>
            <w:r>
              <w:rPr>
                <w:noProof/>
                <w:webHidden/>
              </w:rPr>
              <w:t>13</w:t>
            </w:r>
            <w:r>
              <w:rPr>
                <w:noProof/>
                <w:webHidden/>
              </w:rPr>
              <w:fldChar w:fldCharType="end"/>
            </w:r>
          </w:hyperlink>
        </w:p>
        <w:p w14:paraId="253D7C11" w14:textId="7207B6B8" w:rsidR="00891215" w:rsidRDefault="00891215">
          <w:pPr>
            <w:pStyle w:val="TOC3"/>
            <w:tabs>
              <w:tab w:val="right" w:leader="dot" w:pos="12950"/>
            </w:tabs>
            <w:rPr>
              <w:rFonts w:eastAsiaTheme="minorEastAsia"/>
              <w:noProof/>
            </w:rPr>
          </w:pPr>
          <w:hyperlink w:anchor="_Toc230872715" w:history="1">
            <w:r w:rsidRPr="003B7D51">
              <w:rPr>
                <w:rStyle w:val="Hyperlink"/>
                <w:noProof/>
              </w:rPr>
              <w:t>Table 10: Aspect – Culture &amp; Leadership</w:t>
            </w:r>
            <w:r>
              <w:rPr>
                <w:noProof/>
                <w:webHidden/>
              </w:rPr>
              <w:tab/>
            </w:r>
            <w:r>
              <w:rPr>
                <w:noProof/>
                <w:webHidden/>
              </w:rPr>
              <w:fldChar w:fldCharType="begin"/>
            </w:r>
            <w:r>
              <w:rPr>
                <w:noProof/>
                <w:webHidden/>
              </w:rPr>
              <w:instrText xml:space="preserve"> PAGEREF _Toc230872715 \h </w:instrText>
            </w:r>
            <w:r>
              <w:rPr>
                <w:noProof/>
                <w:webHidden/>
              </w:rPr>
            </w:r>
            <w:r>
              <w:rPr>
                <w:noProof/>
                <w:webHidden/>
              </w:rPr>
              <w:fldChar w:fldCharType="separate"/>
            </w:r>
            <w:r>
              <w:rPr>
                <w:noProof/>
                <w:webHidden/>
              </w:rPr>
              <w:t>14</w:t>
            </w:r>
            <w:r>
              <w:rPr>
                <w:noProof/>
                <w:webHidden/>
              </w:rPr>
              <w:fldChar w:fldCharType="end"/>
            </w:r>
          </w:hyperlink>
        </w:p>
        <w:p w14:paraId="42CD4CC7" w14:textId="7E1BD85E" w:rsidR="00891215" w:rsidRDefault="00891215">
          <w:pPr>
            <w:pStyle w:val="TOC3"/>
            <w:tabs>
              <w:tab w:val="right" w:leader="dot" w:pos="12950"/>
            </w:tabs>
            <w:rPr>
              <w:rFonts w:eastAsiaTheme="minorEastAsia"/>
              <w:noProof/>
            </w:rPr>
          </w:pPr>
          <w:hyperlink w:anchor="_Toc230872716" w:history="1">
            <w:r w:rsidRPr="003B7D51">
              <w:rPr>
                <w:rStyle w:val="Hyperlink"/>
                <w:noProof/>
              </w:rPr>
              <w:t>Table 11: Aspect – Resourcing Capacity (Staffing, Training, Recruitment)</w:t>
            </w:r>
            <w:r>
              <w:rPr>
                <w:noProof/>
                <w:webHidden/>
              </w:rPr>
              <w:tab/>
            </w:r>
            <w:r>
              <w:rPr>
                <w:noProof/>
                <w:webHidden/>
              </w:rPr>
              <w:fldChar w:fldCharType="begin"/>
            </w:r>
            <w:r>
              <w:rPr>
                <w:noProof/>
                <w:webHidden/>
              </w:rPr>
              <w:instrText xml:space="preserve"> PAGEREF _Toc230872716 \h </w:instrText>
            </w:r>
            <w:r>
              <w:rPr>
                <w:noProof/>
                <w:webHidden/>
              </w:rPr>
            </w:r>
            <w:r>
              <w:rPr>
                <w:noProof/>
                <w:webHidden/>
              </w:rPr>
              <w:fldChar w:fldCharType="separate"/>
            </w:r>
            <w:r>
              <w:rPr>
                <w:noProof/>
                <w:webHidden/>
              </w:rPr>
              <w:t>15</w:t>
            </w:r>
            <w:r>
              <w:rPr>
                <w:noProof/>
                <w:webHidden/>
              </w:rPr>
              <w:fldChar w:fldCharType="end"/>
            </w:r>
          </w:hyperlink>
        </w:p>
        <w:p w14:paraId="59073566" w14:textId="3233D3C2" w:rsidR="00891215" w:rsidRDefault="00891215">
          <w:pPr>
            <w:pStyle w:val="TOC2"/>
            <w:tabs>
              <w:tab w:val="right" w:leader="dot" w:pos="12950"/>
            </w:tabs>
            <w:rPr>
              <w:rFonts w:eastAsiaTheme="minorEastAsia"/>
              <w:noProof/>
            </w:rPr>
          </w:pPr>
          <w:hyperlink w:anchor="_Toc230872717" w:history="1">
            <w:r w:rsidRPr="003B7D51">
              <w:rPr>
                <w:rStyle w:val="Hyperlink"/>
                <w:noProof/>
              </w:rPr>
              <w:t>Organizational Enterprise Architecture</w:t>
            </w:r>
            <w:r>
              <w:rPr>
                <w:noProof/>
                <w:webHidden/>
              </w:rPr>
              <w:tab/>
            </w:r>
            <w:r>
              <w:rPr>
                <w:noProof/>
                <w:webHidden/>
              </w:rPr>
              <w:fldChar w:fldCharType="begin"/>
            </w:r>
            <w:r>
              <w:rPr>
                <w:noProof/>
                <w:webHidden/>
              </w:rPr>
              <w:instrText xml:space="preserve"> PAGEREF _Toc230872717 \h </w:instrText>
            </w:r>
            <w:r>
              <w:rPr>
                <w:noProof/>
                <w:webHidden/>
              </w:rPr>
            </w:r>
            <w:r>
              <w:rPr>
                <w:noProof/>
                <w:webHidden/>
              </w:rPr>
              <w:fldChar w:fldCharType="separate"/>
            </w:r>
            <w:r>
              <w:rPr>
                <w:noProof/>
                <w:webHidden/>
              </w:rPr>
              <w:t>16</w:t>
            </w:r>
            <w:r>
              <w:rPr>
                <w:noProof/>
                <w:webHidden/>
              </w:rPr>
              <w:fldChar w:fldCharType="end"/>
            </w:r>
          </w:hyperlink>
        </w:p>
        <w:p w14:paraId="0498725C" w14:textId="4B830B3A" w:rsidR="00891215" w:rsidRDefault="00891215">
          <w:pPr>
            <w:pStyle w:val="TOC3"/>
            <w:tabs>
              <w:tab w:val="right" w:leader="dot" w:pos="12950"/>
            </w:tabs>
            <w:rPr>
              <w:rFonts w:eastAsiaTheme="minorEastAsia"/>
              <w:noProof/>
            </w:rPr>
          </w:pPr>
          <w:hyperlink w:anchor="_Toc230872718" w:history="1">
            <w:r w:rsidRPr="003B7D51">
              <w:rPr>
                <w:rStyle w:val="Hyperlink"/>
                <w:noProof/>
              </w:rPr>
              <w:t>Table 12: Aspect – Business Capability</w:t>
            </w:r>
            <w:r>
              <w:rPr>
                <w:noProof/>
                <w:webHidden/>
              </w:rPr>
              <w:tab/>
            </w:r>
            <w:r>
              <w:rPr>
                <w:noProof/>
                <w:webHidden/>
              </w:rPr>
              <w:fldChar w:fldCharType="begin"/>
            </w:r>
            <w:r>
              <w:rPr>
                <w:noProof/>
                <w:webHidden/>
              </w:rPr>
              <w:instrText xml:space="preserve"> PAGEREF _Toc230872718 \h </w:instrText>
            </w:r>
            <w:r>
              <w:rPr>
                <w:noProof/>
                <w:webHidden/>
              </w:rPr>
            </w:r>
            <w:r>
              <w:rPr>
                <w:noProof/>
                <w:webHidden/>
              </w:rPr>
              <w:fldChar w:fldCharType="separate"/>
            </w:r>
            <w:r>
              <w:rPr>
                <w:noProof/>
                <w:webHidden/>
              </w:rPr>
              <w:t>16</w:t>
            </w:r>
            <w:r>
              <w:rPr>
                <w:noProof/>
                <w:webHidden/>
              </w:rPr>
              <w:fldChar w:fldCharType="end"/>
            </w:r>
          </w:hyperlink>
        </w:p>
        <w:p w14:paraId="6767E0E7" w14:textId="65B4BC75" w:rsidR="00891215" w:rsidRDefault="00891215">
          <w:pPr>
            <w:pStyle w:val="TOC3"/>
            <w:tabs>
              <w:tab w:val="right" w:leader="dot" w:pos="12950"/>
            </w:tabs>
            <w:rPr>
              <w:rFonts w:eastAsiaTheme="minorEastAsia"/>
              <w:noProof/>
            </w:rPr>
          </w:pPr>
          <w:hyperlink w:anchor="_Toc230872719" w:history="1">
            <w:r w:rsidRPr="003B7D51">
              <w:rPr>
                <w:rStyle w:val="Hyperlink"/>
                <w:noProof/>
              </w:rPr>
              <w:t>Table 13: Aspect – Enterprise Architecture</w:t>
            </w:r>
            <w:r>
              <w:rPr>
                <w:noProof/>
                <w:webHidden/>
              </w:rPr>
              <w:tab/>
            </w:r>
            <w:r>
              <w:rPr>
                <w:noProof/>
                <w:webHidden/>
              </w:rPr>
              <w:fldChar w:fldCharType="begin"/>
            </w:r>
            <w:r>
              <w:rPr>
                <w:noProof/>
                <w:webHidden/>
              </w:rPr>
              <w:instrText xml:space="preserve"> PAGEREF _Toc230872719 \h </w:instrText>
            </w:r>
            <w:r>
              <w:rPr>
                <w:noProof/>
                <w:webHidden/>
              </w:rPr>
            </w:r>
            <w:r>
              <w:rPr>
                <w:noProof/>
                <w:webHidden/>
              </w:rPr>
              <w:fldChar w:fldCharType="separate"/>
            </w:r>
            <w:r>
              <w:rPr>
                <w:noProof/>
                <w:webHidden/>
              </w:rPr>
              <w:t>18</w:t>
            </w:r>
            <w:r>
              <w:rPr>
                <w:noProof/>
                <w:webHidden/>
              </w:rPr>
              <w:fldChar w:fldCharType="end"/>
            </w:r>
          </w:hyperlink>
        </w:p>
        <w:p w14:paraId="172BE193" w14:textId="078B1ED0" w:rsidR="00891215" w:rsidRDefault="00891215">
          <w:pPr>
            <w:pStyle w:val="TOC3"/>
            <w:tabs>
              <w:tab w:val="right" w:leader="dot" w:pos="12950"/>
            </w:tabs>
            <w:rPr>
              <w:rFonts w:eastAsiaTheme="minorEastAsia"/>
              <w:noProof/>
            </w:rPr>
          </w:pPr>
          <w:hyperlink w:anchor="_Toc230872720" w:history="1">
            <w:r w:rsidRPr="003B7D51">
              <w:rPr>
                <w:rStyle w:val="Hyperlink"/>
                <w:noProof/>
              </w:rPr>
              <w:t>Table 14: Aspect – Policy Management</w:t>
            </w:r>
            <w:r>
              <w:rPr>
                <w:noProof/>
                <w:webHidden/>
              </w:rPr>
              <w:tab/>
            </w:r>
            <w:r>
              <w:rPr>
                <w:noProof/>
                <w:webHidden/>
              </w:rPr>
              <w:fldChar w:fldCharType="begin"/>
            </w:r>
            <w:r>
              <w:rPr>
                <w:noProof/>
                <w:webHidden/>
              </w:rPr>
              <w:instrText xml:space="preserve"> PAGEREF _Toc230872720 \h </w:instrText>
            </w:r>
            <w:r>
              <w:rPr>
                <w:noProof/>
                <w:webHidden/>
              </w:rPr>
            </w:r>
            <w:r>
              <w:rPr>
                <w:noProof/>
                <w:webHidden/>
              </w:rPr>
              <w:fldChar w:fldCharType="separate"/>
            </w:r>
            <w:r>
              <w:rPr>
                <w:noProof/>
                <w:webHidden/>
              </w:rPr>
              <w:t>19</w:t>
            </w:r>
            <w:r>
              <w:rPr>
                <w:noProof/>
                <w:webHidden/>
              </w:rPr>
              <w:fldChar w:fldCharType="end"/>
            </w:r>
          </w:hyperlink>
        </w:p>
        <w:p w14:paraId="09798E36" w14:textId="028F8A41" w:rsidR="00891215" w:rsidRDefault="00891215">
          <w:pPr>
            <w:pStyle w:val="TOC3"/>
            <w:tabs>
              <w:tab w:val="right" w:leader="dot" w:pos="12950"/>
            </w:tabs>
            <w:rPr>
              <w:rFonts w:eastAsiaTheme="minorEastAsia"/>
              <w:noProof/>
            </w:rPr>
          </w:pPr>
          <w:hyperlink w:anchor="_Toc230872721" w:history="1">
            <w:r w:rsidRPr="003B7D51">
              <w:rPr>
                <w:rStyle w:val="Hyperlink"/>
                <w:noProof/>
              </w:rPr>
              <w:t>Table 15: Aspect – Strategic Planning</w:t>
            </w:r>
            <w:r>
              <w:rPr>
                <w:noProof/>
                <w:webHidden/>
              </w:rPr>
              <w:tab/>
            </w:r>
            <w:r>
              <w:rPr>
                <w:noProof/>
                <w:webHidden/>
              </w:rPr>
              <w:fldChar w:fldCharType="begin"/>
            </w:r>
            <w:r>
              <w:rPr>
                <w:noProof/>
                <w:webHidden/>
              </w:rPr>
              <w:instrText xml:space="preserve"> PAGEREF _Toc230872721 \h </w:instrText>
            </w:r>
            <w:r>
              <w:rPr>
                <w:noProof/>
                <w:webHidden/>
              </w:rPr>
            </w:r>
            <w:r>
              <w:rPr>
                <w:noProof/>
                <w:webHidden/>
              </w:rPr>
              <w:fldChar w:fldCharType="separate"/>
            </w:r>
            <w:r>
              <w:rPr>
                <w:noProof/>
                <w:webHidden/>
              </w:rPr>
              <w:t>21</w:t>
            </w:r>
            <w:r>
              <w:rPr>
                <w:noProof/>
                <w:webHidden/>
              </w:rPr>
              <w:fldChar w:fldCharType="end"/>
            </w:r>
          </w:hyperlink>
        </w:p>
        <w:p w14:paraId="17515DE0" w14:textId="389E2A83" w:rsidR="00891215" w:rsidRDefault="00891215">
          <w:pPr>
            <w:pStyle w:val="TOC1"/>
            <w:tabs>
              <w:tab w:val="right" w:leader="dot" w:pos="12950"/>
            </w:tabs>
            <w:rPr>
              <w:rFonts w:eastAsiaTheme="minorEastAsia"/>
              <w:noProof/>
            </w:rPr>
          </w:pPr>
          <w:hyperlink w:anchor="_Toc230872722" w:history="1">
            <w:r w:rsidRPr="003B7D51">
              <w:rPr>
                <w:rStyle w:val="Hyperlink"/>
                <w:noProof/>
              </w:rPr>
              <w:t>Business Architecture (BA)</w:t>
            </w:r>
            <w:r>
              <w:rPr>
                <w:noProof/>
                <w:webHidden/>
              </w:rPr>
              <w:tab/>
            </w:r>
            <w:r>
              <w:rPr>
                <w:noProof/>
                <w:webHidden/>
              </w:rPr>
              <w:fldChar w:fldCharType="begin"/>
            </w:r>
            <w:r>
              <w:rPr>
                <w:noProof/>
                <w:webHidden/>
              </w:rPr>
              <w:instrText xml:space="preserve"> PAGEREF _Toc230872722 \h </w:instrText>
            </w:r>
            <w:r>
              <w:rPr>
                <w:noProof/>
                <w:webHidden/>
              </w:rPr>
            </w:r>
            <w:r>
              <w:rPr>
                <w:noProof/>
                <w:webHidden/>
              </w:rPr>
              <w:fldChar w:fldCharType="separate"/>
            </w:r>
            <w:r>
              <w:rPr>
                <w:noProof/>
                <w:webHidden/>
              </w:rPr>
              <w:t>22</w:t>
            </w:r>
            <w:r>
              <w:rPr>
                <w:noProof/>
                <w:webHidden/>
              </w:rPr>
              <w:fldChar w:fldCharType="end"/>
            </w:r>
          </w:hyperlink>
        </w:p>
        <w:p w14:paraId="278B0CF4" w14:textId="5845CC28" w:rsidR="00891215" w:rsidRDefault="00891215">
          <w:pPr>
            <w:pStyle w:val="TOC2"/>
            <w:tabs>
              <w:tab w:val="right" w:leader="dot" w:pos="12950"/>
            </w:tabs>
            <w:rPr>
              <w:rFonts w:eastAsiaTheme="minorEastAsia"/>
              <w:noProof/>
            </w:rPr>
          </w:pPr>
          <w:hyperlink w:anchor="_Toc230872723" w:history="1">
            <w:r w:rsidRPr="003B7D51">
              <w:rPr>
                <w:rStyle w:val="Hyperlink"/>
                <w:noProof/>
              </w:rPr>
              <w:t>Table 16: Aspect – Business Process Performance</w:t>
            </w:r>
            <w:r>
              <w:rPr>
                <w:noProof/>
                <w:webHidden/>
              </w:rPr>
              <w:tab/>
            </w:r>
            <w:r>
              <w:rPr>
                <w:noProof/>
                <w:webHidden/>
              </w:rPr>
              <w:fldChar w:fldCharType="begin"/>
            </w:r>
            <w:r>
              <w:rPr>
                <w:noProof/>
                <w:webHidden/>
              </w:rPr>
              <w:instrText xml:space="preserve"> PAGEREF _Toc230872723 \h </w:instrText>
            </w:r>
            <w:r>
              <w:rPr>
                <w:noProof/>
                <w:webHidden/>
              </w:rPr>
            </w:r>
            <w:r>
              <w:rPr>
                <w:noProof/>
                <w:webHidden/>
              </w:rPr>
              <w:fldChar w:fldCharType="separate"/>
            </w:r>
            <w:r>
              <w:rPr>
                <w:noProof/>
                <w:webHidden/>
              </w:rPr>
              <w:t>22</w:t>
            </w:r>
            <w:r>
              <w:rPr>
                <w:noProof/>
                <w:webHidden/>
              </w:rPr>
              <w:fldChar w:fldCharType="end"/>
            </w:r>
          </w:hyperlink>
        </w:p>
        <w:p w14:paraId="1C7CB76C" w14:textId="49133F2C" w:rsidR="00891215" w:rsidRDefault="00891215">
          <w:pPr>
            <w:pStyle w:val="TOC2"/>
            <w:tabs>
              <w:tab w:val="right" w:leader="dot" w:pos="12950"/>
            </w:tabs>
            <w:rPr>
              <w:rFonts w:eastAsiaTheme="minorEastAsia"/>
              <w:noProof/>
            </w:rPr>
          </w:pPr>
          <w:hyperlink w:anchor="_Toc230872724" w:history="1">
            <w:r w:rsidRPr="003B7D51">
              <w:rPr>
                <w:rStyle w:val="Hyperlink"/>
                <w:noProof/>
              </w:rPr>
              <w:t>Table 17: Aspect – Business Process Documentation</w:t>
            </w:r>
            <w:r>
              <w:rPr>
                <w:noProof/>
                <w:webHidden/>
              </w:rPr>
              <w:tab/>
            </w:r>
            <w:r>
              <w:rPr>
                <w:noProof/>
                <w:webHidden/>
              </w:rPr>
              <w:fldChar w:fldCharType="begin"/>
            </w:r>
            <w:r>
              <w:rPr>
                <w:noProof/>
                <w:webHidden/>
              </w:rPr>
              <w:instrText xml:space="preserve"> PAGEREF _Toc230872724 \h </w:instrText>
            </w:r>
            <w:r>
              <w:rPr>
                <w:noProof/>
                <w:webHidden/>
              </w:rPr>
            </w:r>
            <w:r>
              <w:rPr>
                <w:noProof/>
                <w:webHidden/>
              </w:rPr>
              <w:fldChar w:fldCharType="separate"/>
            </w:r>
            <w:r>
              <w:rPr>
                <w:noProof/>
                <w:webHidden/>
              </w:rPr>
              <w:t>24</w:t>
            </w:r>
            <w:r>
              <w:rPr>
                <w:noProof/>
                <w:webHidden/>
              </w:rPr>
              <w:fldChar w:fldCharType="end"/>
            </w:r>
          </w:hyperlink>
        </w:p>
        <w:p w14:paraId="77956859" w14:textId="6BC44743" w:rsidR="00891215" w:rsidRDefault="00891215">
          <w:pPr>
            <w:pStyle w:val="TOC2"/>
            <w:tabs>
              <w:tab w:val="right" w:leader="dot" w:pos="12950"/>
            </w:tabs>
            <w:rPr>
              <w:rFonts w:eastAsiaTheme="minorEastAsia"/>
              <w:noProof/>
            </w:rPr>
          </w:pPr>
          <w:hyperlink w:anchor="_Toc230872725" w:history="1">
            <w:r w:rsidRPr="003B7D51">
              <w:rPr>
                <w:rStyle w:val="Hyperlink"/>
                <w:noProof/>
              </w:rPr>
              <w:t>Table 18: Aspect – Business Process Governance</w:t>
            </w:r>
            <w:r>
              <w:rPr>
                <w:noProof/>
                <w:webHidden/>
              </w:rPr>
              <w:tab/>
            </w:r>
            <w:r>
              <w:rPr>
                <w:noProof/>
                <w:webHidden/>
              </w:rPr>
              <w:fldChar w:fldCharType="begin"/>
            </w:r>
            <w:r>
              <w:rPr>
                <w:noProof/>
                <w:webHidden/>
              </w:rPr>
              <w:instrText xml:space="preserve"> PAGEREF _Toc230872725 \h </w:instrText>
            </w:r>
            <w:r>
              <w:rPr>
                <w:noProof/>
                <w:webHidden/>
              </w:rPr>
            </w:r>
            <w:r>
              <w:rPr>
                <w:noProof/>
                <w:webHidden/>
              </w:rPr>
              <w:fldChar w:fldCharType="separate"/>
            </w:r>
            <w:r>
              <w:rPr>
                <w:noProof/>
                <w:webHidden/>
              </w:rPr>
              <w:t>26</w:t>
            </w:r>
            <w:r>
              <w:rPr>
                <w:noProof/>
                <w:webHidden/>
              </w:rPr>
              <w:fldChar w:fldCharType="end"/>
            </w:r>
          </w:hyperlink>
        </w:p>
        <w:p w14:paraId="39D10E6D" w14:textId="578F7721" w:rsidR="00891215" w:rsidRDefault="00891215">
          <w:pPr>
            <w:pStyle w:val="TOC2"/>
            <w:tabs>
              <w:tab w:val="right" w:leader="dot" w:pos="12950"/>
            </w:tabs>
            <w:rPr>
              <w:rFonts w:eastAsiaTheme="minorEastAsia"/>
              <w:noProof/>
            </w:rPr>
          </w:pPr>
          <w:hyperlink w:anchor="_Toc230872726" w:history="1">
            <w:r w:rsidRPr="003B7D51">
              <w:rPr>
                <w:rStyle w:val="Hyperlink"/>
                <w:noProof/>
              </w:rPr>
              <w:t>Table 19: Aspect – Business Process Automation</w:t>
            </w:r>
            <w:r>
              <w:rPr>
                <w:noProof/>
                <w:webHidden/>
              </w:rPr>
              <w:tab/>
            </w:r>
            <w:r>
              <w:rPr>
                <w:noProof/>
                <w:webHidden/>
              </w:rPr>
              <w:fldChar w:fldCharType="begin"/>
            </w:r>
            <w:r>
              <w:rPr>
                <w:noProof/>
                <w:webHidden/>
              </w:rPr>
              <w:instrText xml:space="preserve"> PAGEREF _Toc230872726 \h </w:instrText>
            </w:r>
            <w:r>
              <w:rPr>
                <w:noProof/>
                <w:webHidden/>
              </w:rPr>
            </w:r>
            <w:r>
              <w:rPr>
                <w:noProof/>
                <w:webHidden/>
              </w:rPr>
              <w:fldChar w:fldCharType="separate"/>
            </w:r>
            <w:r>
              <w:rPr>
                <w:noProof/>
                <w:webHidden/>
              </w:rPr>
              <w:t>28</w:t>
            </w:r>
            <w:r>
              <w:rPr>
                <w:noProof/>
                <w:webHidden/>
              </w:rPr>
              <w:fldChar w:fldCharType="end"/>
            </w:r>
          </w:hyperlink>
        </w:p>
        <w:p w14:paraId="24233B40" w14:textId="07F16871" w:rsidR="00891215" w:rsidRDefault="00891215">
          <w:pPr>
            <w:pStyle w:val="TOC2"/>
            <w:tabs>
              <w:tab w:val="right" w:leader="dot" w:pos="12950"/>
            </w:tabs>
            <w:rPr>
              <w:rFonts w:eastAsiaTheme="minorEastAsia"/>
              <w:noProof/>
            </w:rPr>
          </w:pPr>
          <w:hyperlink w:anchor="_Toc230872727" w:history="1">
            <w:r w:rsidRPr="003B7D51">
              <w:rPr>
                <w:rStyle w:val="Hyperlink"/>
                <w:noProof/>
              </w:rPr>
              <w:t>Table 20: Aspect – Business Process Reporting</w:t>
            </w:r>
            <w:r>
              <w:rPr>
                <w:noProof/>
                <w:webHidden/>
              </w:rPr>
              <w:tab/>
            </w:r>
            <w:r>
              <w:rPr>
                <w:noProof/>
                <w:webHidden/>
              </w:rPr>
              <w:fldChar w:fldCharType="begin"/>
            </w:r>
            <w:r>
              <w:rPr>
                <w:noProof/>
                <w:webHidden/>
              </w:rPr>
              <w:instrText xml:space="preserve"> PAGEREF _Toc230872727 \h </w:instrText>
            </w:r>
            <w:r>
              <w:rPr>
                <w:noProof/>
                <w:webHidden/>
              </w:rPr>
            </w:r>
            <w:r>
              <w:rPr>
                <w:noProof/>
                <w:webHidden/>
              </w:rPr>
              <w:fldChar w:fldCharType="separate"/>
            </w:r>
            <w:r>
              <w:rPr>
                <w:noProof/>
                <w:webHidden/>
              </w:rPr>
              <w:t>30</w:t>
            </w:r>
            <w:r>
              <w:rPr>
                <w:noProof/>
                <w:webHidden/>
              </w:rPr>
              <w:fldChar w:fldCharType="end"/>
            </w:r>
          </w:hyperlink>
        </w:p>
        <w:p w14:paraId="76A4BCF2" w14:textId="69DBE7DC" w:rsidR="00891215" w:rsidRDefault="00891215">
          <w:pPr>
            <w:pStyle w:val="TOC1"/>
            <w:tabs>
              <w:tab w:val="right" w:leader="dot" w:pos="12950"/>
            </w:tabs>
            <w:rPr>
              <w:rFonts w:eastAsiaTheme="minorEastAsia"/>
              <w:noProof/>
            </w:rPr>
          </w:pPr>
          <w:hyperlink w:anchor="_Toc230872728" w:history="1">
            <w:r w:rsidRPr="003B7D51">
              <w:rPr>
                <w:rStyle w:val="Hyperlink"/>
                <w:noProof/>
              </w:rPr>
              <w:t>Information Architecture (IA)</w:t>
            </w:r>
            <w:r>
              <w:rPr>
                <w:noProof/>
                <w:webHidden/>
              </w:rPr>
              <w:tab/>
            </w:r>
            <w:r>
              <w:rPr>
                <w:noProof/>
                <w:webHidden/>
              </w:rPr>
              <w:fldChar w:fldCharType="begin"/>
            </w:r>
            <w:r>
              <w:rPr>
                <w:noProof/>
                <w:webHidden/>
              </w:rPr>
              <w:instrText xml:space="preserve"> PAGEREF _Toc230872728 \h </w:instrText>
            </w:r>
            <w:r>
              <w:rPr>
                <w:noProof/>
                <w:webHidden/>
              </w:rPr>
            </w:r>
            <w:r>
              <w:rPr>
                <w:noProof/>
                <w:webHidden/>
              </w:rPr>
              <w:fldChar w:fldCharType="separate"/>
            </w:r>
            <w:r>
              <w:rPr>
                <w:noProof/>
                <w:webHidden/>
              </w:rPr>
              <w:t>32</w:t>
            </w:r>
            <w:r>
              <w:rPr>
                <w:noProof/>
                <w:webHidden/>
              </w:rPr>
              <w:fldChar w:fldCharType="end"/>
            </w:r>
          </w:hyperlink>
        </w:p>
        <w:p w14:paraId="28F180AF" w14:textId="19BA62FC" w:rsidR="00891215" w:rsidRDefault="00891215">
          <w:pPr>
            <w:pStyle w:val="TOC2"/>
            <w:tabs>
              <w:tab w:val="right" w:leader="dot" w:pos="12950"/>
            </w:tabs>
            <w:rPr>
              <w:rFonts w:eastAsiaTheme="minorEastAsia"/>
              <w:noProof/>
            </w:rPr>
          </w:pPr>
          <w:hyperlink w:anchor="_Toc230872729" w:history="1">
            <w:r w:rsidRPr="003B7D51">
              <w:rPr>
                <w:rStyle w:val="Hyperlink"/>
                <w:noProof/>
              </w:rPr>
              <w:t>Table 21: Aspect – Information Classification</w:t>
            </w:r>
            <w:r>
              <w:rPr>
                <w:noProof/>
                <w:webHidden/>
              </w:rPr>
              <w:tab/>
            </w:r>
            <w:r>
              <w:rPr>
                <w:noProof/>
                <w:webHidden/>
              </w:rPr>
              <w:fldChar w:fldCharType="begin"/>
            </w:r>
            <w:r>
              <w:rPr>
                <w:noProof/>
                <w:webHidden/>
              </w:rPr>
              <w:instrText xml:space="preserve"> PAGEREF _Toc230872729 \h </w:instrText>
            </w:r>
            <w:r>
              <w:rPr>
                <w:noProof/>
                <w:webHidden/>
              </w:rPr>
            </w:r>
            <w:r>
              <w:rPr>
                <w:noProof/>
                <w:webHidden/>
              </w:rPr>
              <w:fldChar w:fldCharType="separate"/>
            </w:r>
            <w:r>
              <w:rPr>
                <w:noProof/>
                <w:webHidden/>
              </w:rPr>
              <w:t>32</w:t>
            </w:r>
            <w:r>
              <w:rPr>
                <w:noProof/>
                <w:webHidden/>
              </w:rPr>
              <w:fldChar w:fldCharType="end"/>
            </w:r>
          </w:hyperlink>
        </w:p>
        <w:p w14:paraId="53E27B49" w14:textId="6A279206" w:rsidR="00891215" w:rsidRDefault="00891215">
          <w:pPr>
            <w:pStyle w:val="TOC2"/>
            <w:tabs>
              <w:tab w:val="right" w:leader="dot" w:pos="12950"/>
            </w:tabs>
            <w:rPr>
              <w:rFonts w:eastAsiaTheme="minorEastAsia"/>
              <w:noProof/>
            </w:rPr>
          </w:pPr>
          <w:hyperlink w:anchor="_Toc230872730" w:history="1">
            <w:r w:rsidRPr="003B7D51">
              <w:rPr>
                <w:rStyle w:val="Hyperlink"/>
                <w:noProof/>
              </w:rPr>
              <w:t>Table 22: Aspect – Information Quality</w:t>
            </w:r>
            <w:r>
              <w:rPr>
                <w:noProof/>
                <w:webHidden/>
              </w:rPr>
              <w:tab/>
            </w:r>
            <w:r>
              <w:rPr>
                <w:noProof/>
                <w:webHidden/>
              </w:rPr>
              <w:fldChar w:fldCharType="begin"/>
            </w:r>
            <w:r>
              <w:rPr>
                <w:noProof/>
                <w:webHidden/>
              </w:rPr>
              <w:instrText xml:space="preserve"> PAGEREF _Toc230872730 \h </w:instrText>
            </w:r>
            <w:r>
              <w:rPr>
                <w:noProof/>
                <w:webHidden/>
              </w:rPr>
            </w:r>
            <w:r>
              <w:rPr>
                <w:noProof/>
                <w:webHidden/>
              </w:rPr>
              <w:fldChar w:fldCharType="separate"/>
            </w:r>
            <w:r>
              <w:rPr>
                <w:noProof/>
                <w:webHidden/>
              </w:rPr>
              <w:t>34</w:t>
            </w:r>
            <w:r>
              <w:rPr>
                <w:noProof/>
                <w:webHidden/>
              </w:rPr>
              <w:fldChar w:fldCharType="end"/>
            </w:r>
          </w:hyperlink>
        </w:p>
        <w:p w14:paraId="32A084D3" w14:textId="7BD76067" w:rsidR="00891215" w:rsidRDefault="00891215">
          <w:pPr>
            <w:pStyle w:val="TOC2"/>
            <w:tabs>
              <w:tab w:val="right" w:leader="dot" w:pos="12950"/>
            </w:tabs>
            <w:rPr>
              <w:rFonts w:eastAsiaTheme="minorEastAsia"/>
              <w:noProof/>
            </w:rPr>
          </w:pPr>
          <w:hyperlink w:anchor="_Toc230872731" w:history="1">
            <w:r w:rsidRPr="003B7D51">
              <w:rPr>
                <w:rStyle w:val="Hyperlink"/>
                <w:noProof/>
              </w:rPr>
              <w:t>Table 23: Aspect – Information Analysis</w:t>
            </w:r>
            <w:r>
              <w:rPr>
                <w:noProof/>
                <w:webHidden/>
              </w:rPr>
              <w:tab/>
            </w:r>
            <w:r>
              <w:rPr>
                <w:noProof/>
                <w:webHidden/>
              </w:rPr>
              <w:fldChar w:fldCharType="begin"/>
            </w:r>
            <w:r>
              <w:rPr>
                <w:noProof/>
                <w:webHidden/>
              </w:rPr>
              <w:instrText xml:space="preserve"> PAGEREF _Toc230872731 \h </w:instrText>
            </w:r>
            <w:r>
              <w:rPr>
                <w:noProof/>
                <w:webHidden/>
              </w:rPr>
            </w:r>
            <w:r>
              <w:rPr>
                <w:noProof/>
                <w:webHidden/>
              </w:rPr>
              <w:fldChar w:fldCharType="separate"/>
            </w:r>
            <w:r>
              <w:rPr>
                <w:noProof/>
                <w:webHidden/>
              </w:rPr>
              <w:t>36</w:t>
            </w:r>
            <w:r>
              <w:rPr>
                <w:noProof/>
                <w:webHidden/>
              </w:rPr>
              <w:fldChar w:fldCharType="end"/>
            </w:r>
          </w:hyperlink>
        </w:p>
        <w:p w14:paraId="53145C4E" w14:textId="0860D5CB" w:rsidR="00891215" w:rsidRDefault="00891215">
          <w:pPr>
            <w:pStyle w:val="TOC2"/>
            <w:tabs>
              <w:tab w:val="right" w:leader="dot" w:pos="12950"/>
            </w:tabs>
            <w:rPr>
              <w:rFonts w:eastAsiaTheme="minorEastAsia"/>
              <w:noProof/>
            </w:rPr>
          </w:pPr>
          <w:hyperlink w:anchor="_Toc230872732" w:history="1">
            <w:r w:rsidRPr="003B7D51">
              <w:rPr>
                <w:rStyle w:val="Hyperlink"/>
                <w:noProof/>
              </w:rPr>
              <w:t>Table 24: Aspect – Information Exchange</w:t>
            </w:r>
            <w:r>
              <w:rPr>
                <w:noProof/>
                <w:webHidden/>
              </w:rPr>
              <w:tab/>
            </w:r>
            <w:r>
              <w:rPr>
                <w:noProof/>
                <w:webHidden/>
              </w:rPr>
              <w:fldChar w:fldCharType="begin"/>
            </w:r>
            <w:r>
              <w:rPr>
                <w:noProof/>
                <w:webHidden/>
              </w:rPr>
              <w:instrText xml:space="preserve"> PAGEREF _Toc230872732 \h </w:instrText>
            </w:r>
            <w:r>
              <w:rPr>
                <w:noProof/>
                <w:webHidden/>
              </w:rPr>
            </w:r>
            <w:r>
              <w:rPr>
                <w:noProof/>
                <w:webHidden/>
              </w:rPr>
              <w:fldChar w:fldCharType="separate"/>
            </w:r>
            <w:r>
              <w:rPr>
                <w:noProof/>
                <w:webHidden/>
              </w:rPr>
              <w:t>38</w:t>
            </w:r>
            <w:r>
              <w:rPr>
                <w:noProof/>
                <w:webHidden/>
              </w:rPr>
              <w:fldChar w:fldCharType="end"/>
            </w:r>
          </w:hyperlink>
        </w:p>
        <w:p w14:paraId="4F260B61" w14:textId="5EC6E3AD" w:rsidR="00891215" w:rsidRDefault="00891215">
          <w:pPr>
            <w:pStyle w:val="TOC2"/>
            <w:tabs>
              <w:tab w:val="right" w:leader="dot" w:pos="12950"/>
            </w:tabs>
            <w:rPr>
              <w:rFonts w:eastAsiaTheme="minorEastAsia"/>
              <w:noProof/>
            </w:rPr>
          </w:pPr>
          <w:hyperlink w:anchor="_Toc230872733" w:history="1">
            <w:r w:rsidRPr="003B7D51">
              <w:rPr>
                <w:rStyle w:val="Hyperlink"/>
                <w:noProof/>
              </w:rPr>
              <w:t>Table 25: Aspect – Information Content</w:t>
            </w:r>
            <w:r>
              <w:rPr>
                <w:noProof/>
                <w:webHidden/>
              </w:rPr>
              <w:tab/>
            </w:r>
            <w:r>
              <w:rPr>
                <w:noProof/>
                <w:webHidden/>
              </w:rPr>
              <w:fldChar w:fldCharType="begin"/>
            </w:r>
            <w:r>
              <w:rPr>
                <w:noProof/>
                <w:webHidden/>
              </w:rPr>
              <w:instrText xml:space="preserve"> PAGEREF _Toc230872733 \h </w:instrText>
            </w:r>
            <w:r>
              <w:rPr>
                <w:noProof/>
                <w:webHidden/>
              </w:rPr>
            </w:r>
            <w:r>
              <w:rPr>
                <w:noProof/>
                <w:webHidden/>
              </w:rPr>
              <w:fldChar w:fldCharType="separate"/>
            </w:r>
            <w:r>
              <w:rPr>
                <w:noProof/>
                <w:webHidden/>
              </w:rPr>
              <w:t>40</w:t>
            </w:r>
            <w:r>
              <w:rPr>
                <w:noProof/>
                <w:webHidden/>
              </w:rPr>
              <w:fldChar w:fldCharType="end"/>
            </w:r>
          </w:hyperlink>
        </w:p>
        <w:p w14:paraId="018F696D" w14:textId="59151B71" w:rsidR="00891215" w:rsidRDefault="00891215">
          <w:pPr>
            <w:pStyle w:val="TOC2"/>
            <w:tabs>
              <w:tab w:val="right" w:leader="dot" w:pos="12950"/>
            </w:tabs>
            <w:rPr>
              <w:rFonts w:eastAsiaTheme="minorEastAsia"/>
              <w:noProof/>
            </w:rPr>
          </w:pPr>
          <w:hyperlink w:anchor="_Toc230872734" w:history="1">
            <w:r w:rsidRPr="003B7D51">
              <w:rPr>
                <w:rStyle w:val="Hyperlink"/>
                <w:noProof/>
              </w:rPr>
              <w:t>Table 26: Aspect – Information Governance</w:t>
            </w:r>
            <w:r>
              <w:rPr>
                <w:noProof/>
                <w:webHidden/>
              </w:rPr>
              <w:tab/>
            </w:r>
            <w:r>
              <w:rPr>
                <w:noProof/>
                <w:webHidden/>
              </w:rPr>
              <w:fldChar w:fldCharType="begin"/>
            </w:r>
            <w:r>
              <w:rPr>
                <w:noProof/>
                <w:webHidden/>
              </w:rPr>
              <w:instrText xml:space="preserve"> PAGEREF _Toc230872734 \h </w:instrText>
            </w:r>
            <w:r>
              <w:rPr>
                <w:noProof/>
                <w:webHidden/>
              </w:rPr>
            </w:r>
            <w:r>
              <w:rPr>
                <w:noProof/>
                <w:webHidden/>
              </w:rPr>
              <w:fldChar w:fldCharType="separate"/>
            </w:r>
            <w:r>
              <w:rPr>
                <w:noProof/>
                <w:webHidden/>
              </w:rPr>
              <w:t>41</w:t>
            </w:r>
            <w:r>
              <w:rPr>
                <w:noProof/>
                <w:webHidden/>
              </w:rPr>
              <w:fldChar w:fldCharType="end"/>
            </w:r>
          </w:hyperlink>
        </w:p>
        <w:p w14:paraId="75CC1E43" w14:textId="0CC470E8" w:rsidR="00891215" w:rsidRDefault="00891215">
          <w:pPr>
            <w:pStyle w:val="TOC2"/>
            <w:tabs>
              <w:tab w:val="right" w:leader="dot" w:pos="12950"/>
            </w:tabs>
            <w:rPr>
              <w:rFonts w:eastAsiaTheme="minorEastAsia"/>
              <w:noProof/>
            </w:rPr>
          </w:pPr>
          <w:hyperlink w:anchor="_Toc230872735" w:history="1">
            <w:r w:rsidRPr="003B7D51">
              <w:rPr>
                <w:rStyle w:val="Hyperlink"/>
                <w:noProof/>
              </w:rPr>
              <w:t>Table 27: Aspect – Information Design</w:t>
            </w:r>
            <w:r>
              <w:rPr>
                <w:noProof/>
                <w:webHidden/>
              </w:rPr>
              <w:tab/>
            </w:r>
            <w:r>
              <w:rPr>
                <w:noProof/>
                <w:webHidden/>
              </w:rPr>
              <w:fldChar w:fldCharType="begin"/>
            </w:r>
            <w:r>
              <w:rPr>
                <w:noProof/>
                <w:webHidden/>
              </w:rPr>
              <w:instrText xml:space="preserve"> PAGEREF _Toc230872735 \h </w:instrText>
            </w:r>
            <w:r>
              <w:rPr>
                <w:noProof/>
                <w:webHidden/>
              </w:rPr>
            </w:r>
            <w:r>
              <w:rPr>
                <w:noProof/>
                <w:webHidden/>
              </w:rPr>
              <w:fldChar w:fldCharType="separate"/>
            </w:r>
            <w:r>
              <w:rPr>
                <w:noProof/>
                <w:webHidden/>
              </w:rPr>
              <w:t>42</w:t>
            </w:r>
            <w:r>
              <w:rPr>
                <w:noProof/>
                <w:webHidden/>
              </w:rPr>
              <w:fldChar w:fldCharType="end"/>
            </w:r>
          </w:hyperlink>
        </w:p>
        <w:p w14:paraId="32B1DBDD" w14:textId="26EC4D65" w:rsidR="00891215" w:rsidRDefault="00891215">
          <w:pPr>
            <w:pStyle w:val="TOC2"/>
            <w:tabs>
              <w:tab w:val="right" w:leader="dot" w:pos="12950"/>
            </w:tabs>
            <w:rPr>
              <w:rFonts w:eastAsiaTheme="minorEastAsia"/>
              <w:noProof/>
            </w:rPr>
          </w:pPr>
          <w:hyperlink w:anchor="_Toc230872736" w:history="1">
            <w:r w:rsidRPr="003B7D51">
              <w:rPr>
                <w:rStyle w:val="Hyperlink"/>
                <w:noProof/>
              </w:rPr>
              <w:t>Table 28: Aspect – Reference Information</w:t>
            </w:r>
            <w:r>
              <w:rPr>
                <w:noProof/>
                <w:webHidden/>
              </w:rPr>
              <w:tab/>
            </w:r>
            <w:r>
              <w:rPr>
                <w:noProof/>
                <w:webHidden/>
              </w:rPr>
              <w:fldChar w:fldCharType="begin"/>
            </w:r>
            <w:r>
              <w:rPr>
                <w:noProof/>
                <w:webHidden/>
              </w:rPr>
              <w:instrText xml:space="preserve"> PAGEREF _Toc230872736 \h </w:instrText>
            </w:r>
            <w:r>
              <w:rPr>
                <w:noProof/>
                <w:webHidden/>
              </w:rPr>
            </w:r>
            <w:r>
              <w:rPr>
                <w:noProof/>
                <w:webHidden/>
              </w:rPr>
              <w:fldChar w:fldCharType="separate"/>
            </w:r>
            <w:r>
              <w:rPr>
                <w:noProof/>
                <w:webHidden/>
              </w:rPr>
              <w:t>43</w:t>
            </w:r>
            <w:r>
              <w:rPr>
                <w:noProof/>
                <w:webHidden/>
              </w:rPr>
              <w:fldChar w:fldCharType="end"/>
            </w:r>
          </w:hyperlink>
        </w:p>
        <w:p w14:paraId="6C4C8553" w14:textId="12CD5750" w:rsidR="00891215" w:rsidRDefault="00891215">
          <w:pPr>
            <w:pStyle w:val="TOC2"/>
            <w:tabs>
              <w:tab w:val="right" w:leader="dot" w:pos="12950"/>
            </w:tabs>
            <w:rPr>
              <w:rFonts w:eastAsiaTheme="minorEastAsia"/>
              <w:noProof/>
            </w:rPr>
          </w:pPr>
          <w:hyperlink w:anchor="_Toc230872737" w:history="1">
            <w:r w:rsidRPr="003B7D51">
              <w:rPr>
                <w:rStyle w:val="Hyperlink"/>
                <w:noProof/>
              </w:rPr>
              <w:t>Table 29: Aspect – Master Information</w:t>
            </w:r>
            <w:r>
              <w:rPr>
                <w:noProof/>
                <w:webHidden/>
              </w:rPr>
              <w:tab/>
            </w:r>
            <w:r>
              <w:rPr>
                <w:noProof/>
                <w:webHidden/>
              </w:rPr>
              <w:fldChar w:fldCharType="begin"/>
            </w:r>
            <w:r>
              <w:rPr>
                <w:noProof/>
                <w:webHidden/>
              </w:rPr>
              <w:instrText xml:space="preserve"> PAGEREF _Toc230872737 \h </w:instrText>
            </w:r>
            <w:r>
              <w:rPr>
                <w:noProof/>
                <w:webHidden/>
              </w:rPr>
            </w:r>
            <w:r>
              <w:rPr>
                <w:noProof/>
                <w:webHidden/>
              </w:rPr>
              <w:fldChar w:fldCharType="separate"/>
            </w:r>
            <w:r>
              <w:rPr>
                <w:noProof/>
                <w:webHidden/>
              </w:rPr>
              <w:t>44</w:t>
            </w:r>
            <w:r>
              <w:rPr>
                <w:noProof/>
                <w:webHidden/>
              </w:rPr>
              <w:fldChar w:fldCharType="end"/>
            </w:r>
          </w:hyperlink>
        </w:p>
        <w:p w14:paraId="4EA3AB66" w14:textId="668D722F" w:rsidR="00891215" w:rsidRDefault="00891215">
          <w:pPr>
            <w:pStyle w:val="TOC2"/>
            <w:tabs>
              <w:tab w:val="right" w:leader="dot" w:pos="12950"/>
            </w:tabs>
            <w:rPr>
              <w:rFonts w:eastAsiaTheme="minorEastAsia"/>
              <w:noProof/>
            </w:rPr>
          </w:pPr>
          <w:hyperlink w:anchor="_Toc230872738" w:history="1">
            <w:r w:rsidRPr="003B7D51">
              <w:rPr>
                <w:rStyle w:val="Hyperlink"/>
                <w:noProof/>
              </w:rPr>
              <w:t>Table 30: Aspect – Information Storage</w:t>
            </w:r>
            <w:r>
              <w:rPr>
                <w:noProof/>
                <w:webHidden/>
              </w:rPr>
              <w:tab/>
            </w:r>
            <w:r>
              <w:rPr>
                <w:noProof/>
                <w:webHidden/>
              </w:rPr>
              <w:fldChar w:fldCharType="begin"/>
            </w:r>
            <w:r>
              <w:rPr>
                <w:noProof/>
                <w:webHidden/>
              </w:rPr>
              <w:instrText xml:space="preserve"> PAGEREF _Toc230872738 \h </w:instrText>
            </w:r>
            <w:r>
              <w:rPr>
                <w:noProof/>
                <w:webHidden/>
              </w:rPr>
            </w:r>
            <w:r>
              <w:rPr>
                <w:noProof/>
                <w:webHidden/>
              </w:rPr>
              <w:fldChar w:fldCharType="separate"/>
            </w:r>
            <w:r>
              <w:rPr>
                <w:noProof/>
                <w:webHidden/>
              </w:rPr>
              <w:t>45</w:t>
            </w:r>
            <w:r>
              <w:rPr>
                <w:noProof/>
                <w:webHidden/>
              </w:rPr>
              <w:fldChar w:fldCharType="end"/>
            </w:r>
          </w:hyperlink>
        </w:p>
        <w:p w14:paraId="77F3579F" w14:textId="6ACF9B3F" w:rsidR="00891215" w:rsidRDefault="00891215">
          <w:pPr>
            <w:pStyle w:val="TOC1"/>
            <w:tabs>
              <w:tab w:val="right" w:leader="dot" w:pos="12950"/>
            </w:tabs>
            <w:rPr>
              <w:rFonts w:eastAsiaTheme="minorEastAsia"/>
              <w:noProof/>
            </w:rPr>
          </w:pPr>
          <w:hyperlink w:anchor="_Toc230872739" w:history="1">
            <w:r w:rsidRPr="003B7D51">
              <w:rPr>
                <w:rStyle w:val="Hyperlink"/>
                <w:noProof/>
              </w:rPr>
              <w:t>Technical Architecture (TA)</w:t>
            </w:r>
            <w:r>
              <w:rPr>
                <w:noProof/>
                <w:webHidden/>
              </w:rPr>
              <w:tab/>
            </w:r>
            <w:r>
              <w:rPr>
                <w:noProof/>
                <w:webHidden/>
              </w:rPr>
              <w:fldChar w:fldCharType="begin"/>
            </w:r>
            <w:r>
              <w:rPr>
                <w:noProof/>
                <w:webHidden/>
              </w:rPr>
              <w:instrText xml:space="preserve"> PAGEREF _Toc230872739 \h </w:instrText>
            </w:r>
            <w:r>
              <w:rPr>
                <w:noProof/>
                <w:webHidden/>
              </w:rPr>
            </w:r>
            <w:r>
              <w:rPr>
                <w:noProof/>
                <w:webHidden/>
              </w:rPr>
              <w:fldChar w:fldCharType="separate"/>
            </w:r>
            <w:r>
              <w:rPr>
                <w:noProof/>
                <w:webHidden/>
              </w:rPr>
              <w:t>46</w:t>
            </w:r>
            <w:r>
              <w:rPr>
                <w:noProof/>
                <w:webHidden/>
              </w:rPr>
              <w:fldChar w:fldCharType="end"/>
            </w:r>
          </w:hyperlink>
        </w:p>
        <w:p w14:paraId="4D755A5C" w14:textId="0E36667D" w:rsidR="00891215" w:rsidRDefault="00891215">
          <w:pPr>
            <w:pStyle w:val="TOC2"/>
            <w:tabs>
              <w:tab w:val="right" w:leader="dot" w:pos="12950"/>
            </w:tabs>
            <w:rPr>
              <w:rFonts w:eastAsiaTheme="minorEastAsia"/>
              <w:noProof/>
            </w:rPr>
          </w:pPr>
          <w:hyperlink w:anchor="_Toc230872740" w:history="1">
            <w:r w:rsidRPr="003B7D51">
              <w:rPr>
                <w:rStyle w:val="Hyperlink"/>
                <w:noProof/>
              </w:rPr>
              <w:t>Technical Infrastructure Management</w:t>
            </w:r>
            <w:r>
              <w:rPr>
                <w:noProof/>
                <w:webHidden/>
              </w:rPr>
              <w:tab/>
            </w:r>
            <w:r>
              <w:rPr>
                <w:noProof/>
                <w:webHidden/>
              </w:rPr>
              <w:fldChar w:fldCharType="begin"/>
            </w:r>
            <w:r>
              <w:rPr>
                <w:noProof/>
                <w:webHidden/>
              </w:rPr>
              <w:instrText xml:space="preserve"> PAGEREF _Toc230872740 \h </w:instrText>
            </w:r>
            <w:r>
              <w:rPr>
                <w:noProof/>
                <w:webHidden/>
              </w:rPr>
            </w:r>
            <w:r>
              <w:rPr>
                <w:noProof/>
                <w:webHidden/>
              </w:rPr>
              <w:fldChar w:fldCharType="separate"/>
            </w:r>
            <w:r>
              <w:rPr>
                <w:noProof/>
                <w:webHidden/>
              </w:rPr>
              <w:t>46</w:t>
            </w:r>
            <w:r>
              <w:rPr>
                <w:noProof/>
                <w:webHidden/>
              </w:rPr>
              <w:fldChar w:fldCharType="end"/>
            </w:r>
          </w:hyperlink>
        </w:p>
        <w:p w14:paraId="2A184EF8" w14:textId="0C1D0033" w:rsidR="00891215" w:rsidRDefault="00891215">
          <w:pPr>
            <w:pStyle w:val="TOC3"/>
            <w:tabs>
              <w:tab w:val="right" w:leader="dot" w:pos="12950"/>
            </w:tabs>
            <w:rPr>
              <w:rFonts w:eastAsiaTheme="minorEastAsia"/>
              <w:noProof/>
            </w:rPr>
          </w:pPr>
          <w:hyperlink w:anchor="_Toc230872741" w:history="1">
            <w:r w:rsidRPr="003B7D51">
              <w:rPr>
                <w:rStyle w:val="Hyperlink"/>
                <w:noProof/>
              </w:rPr>
              <w:t>Table 31: Aspect – Compute and Storage</w:t>
            </w:r>
            <w:r>
              <w:rPr>
                <w:noProof/>
                <w:webHidden/>
              </w:rPr>
              <w:tab/>
            </w:r>
            <w:r>
              <w:rPr>
                <w:noProof/>
                <w:webHidden/>
              </w:rPr>
              <w:fldChar w:fldCharType="begin"/>
            </w:r>
            <w:r>
              <w:rPr>
                <w:noProof/>
                <w:webHidden/>
              </w:rPr>
              <w:instrText xml:space="preserve"> PAGEREF _Toc230872741 \h </w:instrText>
            </w:r>
            <w:r>
              <w:rPr>
                <w:noProof/>
                <w:webHidden/>
              </w:rPr>
            </w:r>
            <w:r>
              <w:rPr>
                <w:noProof/>
                <w:webHidden/>
              </w:rPr>
              <w:fldChar w:fldCharType="separate"/>
            </w:r>
            <w:r>
              <w:rPr>
                <w:noProof/>
                <w:webHidden/>
              </w:rPr>
              <w:t>46</w:t>
            </w:r>
            <w:r>
              <w:rPr>
                <w:noProof/>
                <w:webHidden/>
              </w:rPr>
              <w:fldChar w:fldCharType="end"/>
            </w:r>
          </w:hyperlink>
        </w:p>
        <w:p w14:paraId="019A47E1" w14:textId="6470B713" w:rsidR="00891215" w:rsidRDefault="00891215">
          <w:pPr>
            <w:pStyle w:val="TOC3"/>
            <w:tabs>
              <w:tab w:val="right" w:leader="dot" w:pos="12950"/>
            </w:tabs>
            <w:rPr>
              <w:rFonts w:eastAsiaTheme="minorEastAsia"/>
              <w:noProof/>
            </w:rPr>
          </w:pPr>
          <w:hyperlink w:anchor="_Toc230872742" w:history="1">
            <w:r w:rsidRPr="003B7D51">
              <w:rPr>
                <w:rStyle w:val="Hyperlink"/>
                <w:noProof/>
              </w:rPr>
              <w:t>Table 32: Aspect – Networking and Technical Recovery</w:t>
            </w:r>
            <w:r>
              <w:rPr>
                <w:noProof/>
                <w:webHidden/>
              </w:rPr>
              <w:tab/>
            </w:r>
            <w:r>
              <w:rPr>
                <w:noProof/>
                <w:webHidden/>
              </w:rPr>
              <w:fldChar w:fldCharType="begin"/>
            </w:r>
            <w:r>
              <w:rPr>
                <w:noProof/>
                <w:webHidden/>
              </w:rPr>
              <w:instrText xml:space="preserve"> PAGEREF _Toc230872742 \h </w:instrText>
            </w:r>
            <w:r>
              <w:rPr>
                <w:noProof/>
                <w:webHidden/>
              </w:rPr>
            </w:r>
            <w:r>
              <w:rPr>
                <w:noProof/>
                <w:webHidden/>
              </w:rPr>
              <w:fldChar w:fldCharType="separate"/>
            </w:r>
            <w:r>
              <w:rPr>
                <w:noProof/>
                <w:webHidden/>
              </w:rPr>
              <w:t>47</w:t>
            </w:r>
            <w:r>
              <w:rPr>
                <w:noProof/>
                <w:webHidden/>
              </w:rPr>
              <w:fldChar w:fldCharType="end"/>
            </w:r>
          </w:hyperlink>
        </w:p>
        <w:p w14:paraId="16C436AB" w14:textId="625C32C0" w:rsidR="00891215" w:rsidRDefault="00891215">
          <w:pPr>
            <w:pStyle w:val="TOC3"/>
            <w:tabs>
              <w:tab w:val="right" w:leader="dot" w:pos="12950"/>
            </w:tabs>
            <w:rPr>
              <w:rFonts w:eastAsiaTheme="minorEastAsia"/>
              <w:noProof/>
            </w:rPr>
          </w:pPr>
          <w:hyperlink w:anchor="_Toc230872743" w:history="1">
            <w:r w:rsidRPr="003B7D51">
              <w:rPr>
                <w:rStyle w:val="Hyperlink"/>
                <w:noProof/>
              </w:rPr>
              <w:t>Table 33: Aspect – Identify, Access and Consent</w:t>
            </w:r>
            <w:r>
              <w:rPr>
                <w:noProof/>
                <w:webHidden/>
              </w:rPr>
              <w:tab/>
            </w:r>
            <w:r>
              <w:rPr>
                <w:noProof/>
                <w:webHidden/>
              </w:rPr>
              <w:fldChar w:fldCharType="begin"/>
            </w:r>
            <w:r>
              <w:rPr>
                <w:noProof/>
                <w:webHidden/>
              </w:rPr>
              <w:instrText xml:space="preserve"> PAGEREF _Toc230872743 \h </w:instrText>
            </w:r>
            <w:r>
              <w:rPr>
                <w:noProof/>
                <w:webHidden/>
              </w:rPr>
            </w:r>
            <w:r>
              <w:rPr>
                <w:noProof/>
                <w:webHidden/>
              </w:rPr>
              <w:fldChar w:fldCharType="separate"/>
            </w:r>
            <w:r>
              <w:rPr>
                <w:noProof/>
                <w:webHidden/>
              </w:rPr>
              <w:t>48</w:t>
            </w:r>
            <w:r>
              <w:rPr>
                <w:noProof/>
                <w:webHidden/>
              </w:rPr>
              <w:fldChar w:fldCharType="end"/>
            </w:r>
          </w:hyperlink>
        </w:p>
        <w:p w14:paraId="0071ECE2" w14:textId="456D9AE0" w:rsidR="00891215" w:rsidRDefault="00891215">
          <w:pPr>
            <w:pStyle w:val="TOC3"/>
            <w:tabs>
              <w:tab w:val="right" w:leader="dot" w:pos="12950"/>
            </w:tabs>
            <w:rPr>
              <w:rFonts w:eastAsiaTheme="minorEastAsia"/>
              <w:noProof/>
            </w:rPr>
          </w:pPr>
          <w:hyperlink w:anchor="_Toc230872744" w:history="1">
            <w:r w:rsidRPr="003B7D51">
              <w:rPr>
                <w:rStyle w:val="Hyperlink"/>
                <w:noProof/>
              </w:rPr>
              <w:t>Table 34: Aspect – Security Protection and Monitoring</w:t>
            </w:r>
            <w:r>
              <w:rPr>
                <w:noProof/>
                <w:webHidden/>
              </w:rPr>
              <w:tab/>
            </w:r>
            <w:r>
              <w:rPr>
                <w:noProof/>
                <w:webHidden/>
              </w:rPr>
              <w:fldChar w:fldCharType="begin"/>
            </w:r>
            <w:r>
              <w:rPr>
                <w:noProof/>
                <w:webHidden/>
              </w:rPr>
              <w:instrText xml:space="preserve"> PAGEREF _Toc230872744 \h </w:instrText>
            </w:r>
            <w:r>
              <w:rPr>
                <w:noProof/>
                <w:webHidden/>
              </w:rPr>
            </w:r>
            <w:r>
              <w:rPr>
                <w:noProof/>
                <w:webHidden/>
              </w:rPr>
              <w:fldChar w:fldCharType="separate"/>
            </w:r>
            <w:r>
              <w:rPr>
                <w:noProof/>
                <w:webHidden/>
              </w:rPr>
              <w:t>49</w:t>
            </w:r>
            <w:r>
              <w:rPr>
                <w:noProof/>
                <w:webHidden/>
              </w:rPr>
              <w:fldChar w:fldCharType="end"/>
            </w:r>
          </w:hyperlink>
        </w:p>
        <w:p w14:paraId="2D993FE8" w14:textId="305212A6" w:rsidR="00891215" w:rsidRDefault="00891215">
          <w:pPr>
            <w:pStyle w:val="TOC3"/>
            <w:tabs>
              <w:tab w:val="right" w:leader="dot" w:pos="12950"/>
            </w:tabs>
            <w:rPr>
              <w:rFonts w:eastAsiaTheme="minorEastAsia"/>
              <w:noProof/>
            </w:rPr>
          </w:pPr>
          <w:hyperlink w:anchor="_Toc230872745" w:history="1">
            <w:r w:rsidRPr="003B7D51">
              <w:rPr>
                <w:rStyle w:val="Hyperlink"/>
                <w:noProof/>
              </w:rPr>
              <w:t>Table 35: Aspect – System Operations and Monitoring</w:t>
            </w:r>
            <w:r>
              <w:rPr>
                <w:noProof/>
                <w:webHidden/>
              </w:rPr>
              <w:tab/>
            </w:r>
            <w:r>
              <w:rPr>
                <w:noProof/>
                <w:webHidden/>
              </w:rPr>
              <w:fldChar w:fldCharType="begin"/>
            </w:r>
            <w:r>
              <w:rPr>
                <w:noProof/>
                <w:webHidden/>
              </w:rPr>
              <w:instrText xml:space="preserve"> PAGEREF _Toc230872745 \h </w:instrText>
            </w:r>
            <w:r>
              <w:rPr>
                <w:noProof/>
                <w:webHidden/>
              </w:rPr>
            </w:r>
            <w:r>
              <w:rPr>
                <w:noProof/>
                <w:webHidden/>
              </w:rPr>
              <w:fldChar w:fldCharType="separate"/>
            </w:r>
            <w:r>
              <w:rPr>
                <w:noProof/>
                <w:webHidden/>
              </w:rPr>
              <w:t>50</w:t>
            </w:r>
            <w:r>
              <w:rPr>
                <w:noProof/>
                <w:webHidden/>
              </w:rPr>
              <w:fldChar w:fldCharType="end"/>
            </w:r>
          </w:hyperlink>
        </w:p>
        <w:p w14:paraId="6B35600A" w14:textId="04B30CEC" w:rsidR="00891215" w:rsidRDefault="00891215">
          <w:pPr>
            <w:pStyle w:val="TOC3"/>
            <w:tabs>
              <w:tab w:val="right" w:leader="dot" w:pos="12950"/>
            </w:tabs>
            <w:rPr>
              <w:rFonts w:eastAsiaTheme="minorEastAsia"/>
              <w:noProof/>
            </w:rPr>
          </w:pPr>
          <w:hyperlink w:anchor="_Toc230872746" w:history="1">
            <w:r w:rsidRPr="003B7D51">
              <w:rPr>
                <w:rStyle w:val="Hyperlink"/>
                <w:noProof/>
              </w:rPr>
              <w:t>Table 36: Aspect – Development, Testing, Release and Security Compliance</w:t>
            </w:r>
            <w:r>
              <w:rPr>
                <w:noProof/>
                <w:webHidden/>
              </w:rPr>
              <w:tab/>
            </w:r>
            <w:r>
              <w:rPr>
                <w:noProof/>
                <w:webHidden/>
              </w:rPr>
              <w:fldChar w:fldCharType="begin"/>
            </w:r>
            <w:r>
              <w:rPr>
                <w:noProof/>
                <w:webHidden/>
              </w:rPr>
              <w:instrText xml:space="preserve"> PAGEREF _Toc230872746 \h </w:instrText>
            </w:r>
            <w:r>
              <w:rPr>
                <w:noProof/>
                <w:webHidden/>
              </w:rPr>
            </w:r>
            <w:r>
              <w:rPr>
                <w:noProof/>
                <w:webHidden/>
              </w:rPr>
              <w:fldChar w:fldCharType="separate"/>
            </w:r>
            <w:r>
              <w:rPr>
                <w:noProof/>
                <w:webHidden/>
              </w:rPr>
              <w:t>52</w:t>
            </w:r>
            <w:r>
              <w:rPr>
                <w:noProof/>
                <w:webHidden/>
              </w:rPr>
              <w:fldChar w:fldCharType="end"/>
            </w:r>
          </w:hyperlink>
        </w:p>
        <w:p w14:paraId="79B24887" w14:textId="72FD1CBA" w:rsidR="00891215" w:rsidRDefault="00891215">
          <w:pPr>
            <w:pStyle w:val="TOC2"/>
            <w:tabs>
              <w:tab w:val="right" w:leader="dot" w:pos="12950"/>
            </w:tabs>
            <w:rPr>
              <w:rFonts w:eastAsiaTheme="minorEastAsia"/>
              <w:noProof/>
            </w:rPr>
          </w:pPr>
          <w:hyperlink w:anchor="_Toc230872747" w:history="1">
            <w:r w:rsidRPr="003B7D51">
              <w:rPr>
                <w:rStyle w:val="Hyperlink"/>
                <w:noProof/>
              </w:rPr>
              <w:t>Application Management</w:t>
            </w:r>
            <w:r>
              <w:rPr>
                <w:noProof/>
                <w:webHidden/>
              </w:rPr>
              <w:tab/>
            </w:r>
            <w:r>
              <w:rPr>
                <w:noProof/>
                <w:webHidden/>
              </w:rPr>
              <w:fldChar w:fldCharType="begin"/>
            </w:r>
            <w:r>
              <w:rPr>
                <w:noProof/>
                <w:webHidden/>
              </w:rPr>
              <w:instrText xml:space="preserve"> PAGEREF _Toc230872747 \h </w:instrText>
            </w:r>
            <w:r>
              <w:rPr>
                <w:noProof/>
                <w:webHidden/>
              </w:rPr>
            </w:r>
            <w:r>
              <w:rPr>
                <w:noProof/>
                <w:webHidden/>
              </w:rPr>
              <w:fldChar w:fldCharType="separate"/>
            </w:r>
            <w:r>
              <w:rPr>
                <w:noProof/>
                <w:webHidden/>
              </w:rPr>
              <w:t>54</w:t>
            </w:r>
            <w:r>
              <w:rPr>
                <w:noProof/>
                <w:webHidden/>
              </w:rPr>
              <w:fldChar w:fldCharType="end"/>
            </w:r>
          </w:hyperlink>
        </w:p>
        <w:p w14:paraId="47956EA2" w14:textId="10E40661" w:rsidR="00891215" w:rsidRDefault="00891215">
          <w:pPr>
            <w:pStyle w:val="TOC3"/>
            <w:tabs>
              <w:tab w:val="right" w:leader="dot" w:pos="12950"/>
            </w:tabs>
            <w:rPr>
              <w:rFonts w:eastAsiaTheme="minorEastAsia"/>
              <w:noProof/>
            </w:rPr>
          </w:pPr>
          <w:hyperlink w:anchor="_Toc230872748" w:history="1">
            <w:r w:rsidRPr="003B7D51">
              <w:rPr>
                <w:rStyle w:val="Hyperlink"/>
                <w:noProof/>
              </w:rPr>
              <w:t>Table 37: Aspect – API, Messaging, and Integration</w:t>
            </w:r>
            <w:r>
              <w:rPr>
                <w:noProof/>
                <w:webHidden/>
              </w:rPr>
              <w:tab/>
            </w:r>
            <w:r>
              <w:rPr>
                <w:noProof/>
                <w:webHidden/>
              </w:rPr>
              <w:fldChar w:fldCharType="begin"/>
            </w:r>
            <w:r>
              <w:rPr>
                <w:noProof/>
                <w:webHidden/>
              </w:rPr>
              <w:instrText xml:space="preserve"> PAGEREF _Toc230872748 \h </w:instrText>
            </w:r>
            <w:r>
              <w:rPr>
                <w:noProof/>
                <w:webHidden/>
              </w:rPr>
            </w:r>
            <w:r>
              <w:rPr>
                <w:noProof/>
                <w:webHidden/>
              </w:rPr>
              <w:fldChar w:fldCharType="separate"/>
            </w:r>
            <w:r>
              <w:rPr>
                <w:noProof/>
                <w:webHidden/>
              </w:rPr>
              <w:t>54</w:t>
            </w:r>
            <w:r>
              <w:rPr>
                <w:noProof/>
                <w:webHidden/>
              </w:rPr>
              <w:fldChar w:fldCharType="end"/>
            </w:r>
          </w:hyperlink>
        </w:p>
        <w:p w14:paraId="4AC225FA" w14:textId="129FD4D9" w:rsidR="00891215" w:rsidRDefault="00891215">
          <w:pPr>
            <w:pStyle w:val="TOC3"/>
            <w:tabs>
              <w:tab w:val="right" w:leader="dot" w:pos="12950"/>
            </w:tabs>
            <w:rPr>
              <w:rFonts w:eastAsiaTheme="minorEastAsia"/>
              <w:noProof/>
            </w:rPr>
          </w:pPr>
          <w:hyperlink w:anchor="_Toc230872749" w:history="1">
            <w:r w:rsidRPr="003B7D51">
              <w:rPr>
                <w:rStyle w:val="Hyperlink"/>
                <w:noProof/>
              </w:rPr>
              <w:t>Table 38: Aspect – Application Hosting and Platform Services</w:t>
            </w:r>
            <w:r>
              <w:rPr>
                <w:noProof/>
                <w:webHidden/>
              </w:rPr>
              <w:tab/>
            </w:r>
            <w:r>
              <w:rPr>
                <w:noProof/>
                <w:webHidden/>
              </w:rPr>
              <w:fldChar w:fldCharType="begin"/>
            </w:r>
            <w:r>
              <w:rPr>
                <w:noProof/>
                <w:webHidden/>
              </w:rPr>
              <w:instrText xml:space="preserve"> PAGEREF _Toc230872749 \h </w:instrText>
            </w:r>
            <w:r>
              <w:rPr>
                <w:noProof/>
                <w:webHidden/>
              </w:rPr>
            </w:r>
            <w:r>
              <w:rPr>
                <w:noProof/>
                <w:webHidden/>
              </w:rPr>
              <w:fldChar w:fldCharType="separate"/>
            </w:r>
            <w:r>
              <w:rPr>
                <w:noProof/>
                <w:webHidden/>
              </w:rPr>
              <w:t>56</w:t>
            </w:r>
            <w:r>
              <w:rPr>
                <w:noProof/>
                <w:webHidden/>
              </w:rPr>
              <w:fldChar w:fldCharType="end"/>
            </w:r>
          </w:hyperlink>
        </w:p>
        <w:p w14:paraId="1537BB98" w14:textId="7CDA28BA" w:rsidR="00891215" w:rsidRDefault="00891215">
          <w:pPr>
            <w:pStyle w:val="TOC3"/>
            <w:tabs>
              <w:tab w:val="right" w:leader="dot" w:pos="12950"/>
            </w:tabs>
            <w:rPr>
              <w:rFonts w:eastAsiaTheme="minorEastAsia"/>
              <w:noProof/>
            </w:rPr>
          </w:pPr>
          <w:hyperlink w:anchor="_Toc230872750" w:history="1">
            <w:r w:rsidRPr="003B7D51">
              <w:rPr>
                <w:rStyle w:val="Hyperlink"/>
                <w:noProof/>
              </w:rPr>
              <w:t>Table 39: Aspect – Business Rules and Workflows</w:t>
            </w:r>
            <w:r>
              <w:rPr>
                <w:noProof/>
                <w:webHidden/>
              </w:rPr>
              <w:tab/>
            </w:r>
            <w:r>
              <w:rPr>
                <w:noProof/>
                <w:webHidden/>
              </w:rPr>
              <w:fldChar w:fldCharType="begin"/>
            </w:r>
            <w:r>
              <w:rPr>
                <w:noProof/>
                <w:webHidden/>
              </w:rPr>
              <w:instrText xml:space="preserve"> PAGEREF _Toc230872750 \h </w:instrText>
            </w:r>
            <w:r>
              <w:rPr>
                <w:noProof/>
                <w:webHidden/>
              </w:rPr>
            </w:r>
            <w:r>
              <w:rPr>
                <w:noProof/>
                <w:webHidden/>
              </w:rPr>
              <w:fldChar w:fldCharType="separate"/>
            </w:r>
            <w:r>
              <w:rPr>
                <w:noProof/>
                <w:webHidden/>
              </w:rPr>
              <w:t>57</w:t>
            </w:r>
            <w:r>
              <w:rPr>
                <w:noProof/>
                <w:webHidden/>
              </w:rPr>
              <w:fldChar w:fldCharType="end"/>
            </w:r>
          </w:hyperlink>
        </w:p>
        <w:p w14:paraId="16246C8B" w14:textId="7AC65377" w:rsidR="00891215" w:rsidRDefault="00891215">
          <w:pPr>
            <w:pStyle w:val="TOC3"/>
            <w:tabs>
              <w:tab w:val="right" w:leader="dot" w:pos="12950"/>
            </w:tabs>
            <w:rPr>
              <w:rFonts w:eastAsiaTheme="minorEastAsia"/>
              <w:noProof/>
            </w:rPr>
          </w:pPr>
          <w:hyperlink w:anchor="_Toc230872751" w:history="1">
            <w:r w:rsidRPr="003B7D51">
              <w:rPr>
                <w:rStyle w:val="Hyperlink"/>
                <w:noProof/>
              </w:rPr>
              <w:t>Table 40: Aspect – Modular Architecture</w:t>
            </w:r>
            <w:r>
              <w:rPr>
                <w:noProof/>
                <w:webHidden/>
              </w:rPr>
              <w:tab/>
            </w:r>
            <w:r>
              <w:rPr>
                <w:noProof/>
                <w:webHidden/>
              </w:rPr>
              <w:fldChar w:fldCharType="begin"/>
            </w:r>
            <w:r>
              <w:rPr>
                <w:noProof/>
                <w:webHidden/>
              </w:rPr>
              <w:instrText xml:space="preserve"> PAGEREF _Toc230872751 \h </w:instrText>
            </w:r>
            <w:r>
              <w:rPr>
                <w:noProof/>
                <w:webHidden/>
              </w:rPr>
            </w:r>
            <w:r>
              <w:rPr>
                <w:noProof/>
                <w:webHidden/>
              </w:rPr>
              <w:fldChar w:fldCharType="separate"/>
            </w:r>
            <w:r>
              <w:rPr>
                <w:noProof/>
                <w:webHidden/>
              </w:rPr>
              <w:t>58</w:t>
            </w:r>
            <w:r>
              <w:rPr>
                <w:noProof/>
                <w:webHidden/>
              </w:rPr>
              <w:fldChar w:fldCharType="end"/>
            </w:r>
          </w:hyperlink>
        </w:p>
        <w:p w14:paraId="0E64DE6D" w14:textId="445ABD9D" w:rsidR="00891215" w:rsidRDefault="00891215">
          <w:pPr>
            <w:pStyle w:val="TOC3"/>
            <w:tabs>
              <w:tab w:val="right" w:leader="dot" w:pos="12950"/>
            </w:tabs>
            <w:rPr>
              <w:rFonts w:eastAsiaTheme="minorEastAsia"/>
              <w:noProof/>
            </w:rPr>
          </w:pPr>
          <w:hyperlink w:anchor="_Toc230872752" w:history="1">
            <w:r w:rsidRPr="003B7D51">
              <w:rPr>
                <w:rStyle w:val="Hyperlink"/>
                <w:noProof/>
              </w:rPr>
              <w:t>Table 41: Aspect – User Interfaces and Session Management</w:t>
            </w:r>
            <w:r>
              <w:rPr>
                <w:noProof/>
                <w:webHidden/>
              </w:rPr>
              <w:tab/>
            </w:r>
            <w:r>
              <w:rPr>
                <w:noProof/>
                <w:webHidden/>
              </w:rPr>
              <w:fldChar w:fldCharType="begin"/>
            </w:r>
            <w:r>
              <w:rPr>
                <w:noProof/>
                <w:webHidden/>
              </w:rPr>
              <w:instrText xml:space="preserve"> PAGEREF _Toc230872752 \h </w:instrText>
            </w:r>
            <w:r>
              <w:rPr>
                <w:noProof/>
                <w:webHidden/>
              </w:rPr>
            </w:r>
            <w:r>
              <w:rPr>
                <w:noProof/>
                <w:webHidden/>
              </w:rPr>
              <w:fldChar w:fldCharType="separate"/>
            </w:r>
            <w:r>
              <w:rPr>
                <w:noProof/>
                <w:webHidden/>
              </w:rPr>
              <w:t>59</w:t>
            </w:r>
            <w:r>
              <w:rPr>
                <w:noProof/>
                <w:webHidden/>
              </w:rPr>
              <w:fldChar w:fldCharType="end"/>
            </w:r>
          </w:hyperlink>
        </w:p>
        <w:p w14:paraId="1008F106" w14:textId="4EB5AB7A" w:rsidR="009277D7" w:rsidRDefault="009277D7">
          <w:r>
            <w:rPr>
              <w:b/>
              <w:bCs/>
              <w:noProof/>
            </w:rPr>
            <w:fldChar w:fldCharType="end"/>
          </w:r>
        </w:p>
      </w:sdtContent>
    </w:sdt>
    <w:p w14:paraId="37FBF117" w14:textId="7F25914D" w:rsidR="00CB3AC0" w:rsidRDefault="002F09F6" w:rsidP="00CB3AC0">
      <w:r>
        <w:br w:type="page"/>
      </w:r>
    </w:p>
    <w:p w14:paraId="7D13CA2B" w14:textId="77777777" w:rsidR="009C0445" w:rsidRDefault="00777ED4" w:rsidP="00562E89">
      <w:pPr>
        <w:pStyle w:val="Heading1"/>
        <w:rPr>
          <w:sz w:val="36"/>
          <w:szCs w:val="36"/>
        </w:rPr>
      </w:pPr>
      <w:bookmarkStart w:id="0" w:name="_Toc230872703"/>
      <w:r>
        <w:rPr>
          <w:sz w:val="36"/>
          <w:szCs w:val="36"/>
        </w:rPr>
        <w:lastRenderedPageBreak/>
        <w:t>Enterprise</w:t>
      </w:r>
      <w:r w:rsidRPr="004E48D9">
        <w:rPr>
          <w:sz w:val="36"/>
          <w:szCs w:val="36"/>
        </w:rPr>
        <w:t xml:space="preserve"> Architecture </w:t>
      </w:r>
      <w:r w:rsidR="00E55B97">
        <w:rPr>
          <w:sz w:val="36"/>
          <w:szCs w:val="36"/>
        </w:rPr>
        <w:t>(EA)</w:t>
      </w:r>
      <w:bookmarkEnd w:id="0"/>
      <w:r w:rsidR="00562E89">
        <w:rPr>
          <w:sz w:val="36"/>
          <w:szCs w:val="36"/>
        </w:rPr>
        <w:t xml:space="preserve"> </w:t>
      </w:r>
      <w:bookmarkStart w:id="1" w:name="_Toc218855843"/>
    </w:p>
    <w:p w14:paraId="56260841" w14:textId="126663EA" w:rsidR="006A23BA" w:rsidRPr="00562E89" w:rsidRDefault="008B5E32" w:rsidP="009C0445">
      <w:pPr>
        <w:pStyle w:val="Heading2"/>
      </w:pPr>
      <w:bookmarkStart w:id="2" w:name="_Toc230872704"/>
      <w:r>
        <w:t xml:space="preserve">Optional </w:t>
      </w:r>
      <w:r w:rsidR="00CC7723" w:rsidRPr="00562E89">
        <w:t>Outcomes Maturity Criteria</w:t>
      </w:r>
      <w:bookmarkEnd w:id="1"/>
      <w:bookmarkEnd w:id="2"/>
    </w:p>
    <w:p w14:paraId="25BBD30F" w14:textId="4BA780B2" w:rsidR="00F60DFA" w:rsidRPr="00D50403" w:rsidRDefault="00F60DFA" w:rsidP="009C0445">
      <w:pPr>
        <w:pStyle w:val="Heading3"/>
      </w:pPr>
      <w:bookmarkStart w:id="3" w:name="_Toc230872705"/>
      <w:r w:rsidRPr="00D50403">
        <w:t xml:space="preserve">Table </w:t>
      </w:r>
      <w:r w:rsidR="003C6E41">
        <w:t>1</w:t>
      </w:r>
      <w:r w:rsidRPr="00D50403">
        <w:t xml:space="preserve">: Aspect – </w:t>
      </w:r>
      <w:r>
        <w:t>Culture &amp; Mindset</w:t>
      </w:r>
      <w:bookmarkEnd w:id="3"/>
    </w:p>
    <w:p w14:paraId="319CA491" w14:textId="2E1353CC" w:rsidR="00F60DFA" w:rsidRPr="00F26F06" w:rsidRDefault="00B22B01" w:rsidP="00F60DFA">
      <w:pPr>
        <w:rPr>
          <w:i/>
          <w:iCs/>
        </w:rPr>
      </w:pPr>
      <w:r>
        <w:rPr>
          <w:i/>
          <w:iCs/>
        </w:rPr>
        <w:t>To what extent are o</w:t>
      </w:r>
      <w:r w:rsidR="00F60DFA" w:rsidRPr="00F660FE">
        <w:rPr>
          <w:i/>
          <w:iCs/>
        </w:rPr>
        <w:t>rganizational norms, expectations, and behaviors related to outcome developmen</w:t>
      </w:r>
      <w:r w:rsidR="003375EF">
        <w:rPr>
          <w:i/>
          <w:iCs/>
        </w:rPr>
        <w:t>t?</w:t>
      </w:r>
    </w:p>
    <w:tbl>
      <w:tblPr>
        <w:tblW w:w="5419" w:type="pct"/>
        <w:tblLayout w:type="fixed"/>
        <w:tblCellMar>
          <w:left w:w="14" w:type="dxa"/>
          <w:right w:w="14" w:type="dxa"/>
        </w:tblCellMar>
        <w:tblLook w:val="0420" w:firstRow="1" w:lastRow="0" w:firstColumn="0" w:lastColumn="0" w:noHBand="0" w:noVBand="1"/>
        <w:tblCaption w:val="Table 1: Aspect – Culture &amp; Mindsent"/>
        <w:tblDescription w:val="Table 1 provides five levels of maturity criteria for the aspect – Culture &amp; Mindsent, within the Enterprise Architecture (EA) - Outcomes (Optional) Maturity Criteria. "/>
      </w:tblPr>
      <w:tblGrid>
        <w:gridCol w:w="1700"/>
        <w:gridCol w:w="2467"/>
        <w:gridCol w:w="2467"/>
        <w:gridCol w:w="2467"/>
        <w:gridCol w:w="2467"/>
        <w:gridCol w:w="2467"/>
      </w:tblGrid>
      <w:tr w:rsidR="00F60DFA" w:rsidRPr="00E445CB" w14:paraId="21757847"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1621867" w14:textId="5154CDEC"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Maturity</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B4F1D6F" w14:textId="6B121496"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1: Initial</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C73CA96" w14:textId="3B82A578"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2: Developing</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12F9E34" w14:textId="1E12BE58"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3: Defined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AD51631" w14:textId="501CEFF6"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4: Managed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A051F9" w14:textId="5D041C78"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5: Optimized</w:t>
            </w:r>
          </w:p>
        </w:tc>
      </w:tr>
      <w:tr w:rsidR="00F60DFA" w:rsidRPr="001B6974" w14:paraId="7BE3AAC9"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29405D3" w14:textId="0FC9F1FA" w:rsidR="00F60DFA" w:rsidRPr="00EC3AD4" w:rsidRDefault="00F60DFA" w:rsidP="00F60DFA">
            <w:pPr>
              <w:pStyle w:val="TableText"/>
              <w:keepNext/>
              <w:keepLines/>
              <w:rPr>
                <w:rFonts w:ascii="Aptos Narrow" w:hAnsi="Aptos Narrow"/>
                <w:b/>
                <w:bCs/>
                <w:sz w:val="24"/>
                <w:szCs w:val="24"/>
              </w:rPr>
            </w:pPr>
            <w:r w:rsidRPr="00EC3AD4">
              <w:rPr>
                <w:rFonts w:ascii="Aptos Narrow" w:hAnsi="Aptos Narrow"/>
                <w:b/>
                <w:bCs/>
                <w:sz w:val="24"/>
                <w:szCs w:val="24"/>
              </w:rPr>
              <w:t>Maturity Criteria</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B0404F" w14:textId="43DB4831"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No culture or expectation of outcomes for projects (at any phase of the project).</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BA0184A" w14:textId="4E6D5B5D"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Recognition begins to take hold of the importance of outcomes during planning.</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D09B3C" w14:textId="2DF5F4EA"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 xml:space="preserve">Leadership sets </w:t>
            </w:r>
            <w:r w:rsidR="00051372" w:rsidRPr="001B6974">
              <w:rPr>
                <w:rFonts w:ascii="Aptos Narrow" w:hAnsi="Aptos Narrow"/>
                <w:sz w:val="24"/>
                <w:szCs w:val="24"/>
              </w:rPr>
              <w:t>expectations:</w:t>
            </w:r>
            <w:r w:rsidRPr="001B6974">
              <w:rPr>
                <w:rFonts w:ascii="Aptos Narrow" w:hAnsi="Aptos Narrow"/>
                <w:sz w:val="24"/>
                <w:szCs w:val="24"/>
              </w:rPr>
              <w:t xml:space="preserve"> outcome development during planning becomes a norm.</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8E02A28" w14:textId="228D8620"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Outcome development is formalized and institutionally expected.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ABE26CF" w14:textId="2A5F5078"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Outcome thinking is fully embedded at all levels of organization—without direction by or requirement from leadership.</w:t>
            </w:r>
          </w:p>
        </w:tc>
      </w:tr>
    </w:tbl>
    <w:p w14:paraId="2CCD51AF" w14:textId="77777777" w:rsidR="002803A1" w:rsidRDefault="002803A1">
      <w:pPr>
        <w:rPr>
          <w:rFonts w:asciiTheme="majorHAnsi" w:eastAsiaTheme="majorEastAsia" w:hAnsiTheme="majorHAnsi" w:cstheme="majorBidi"/>
          <w:color w:val="0F4761" w:themeColor="accent1" w:themeShade="BF"/>
          <w:sz w:val="32"/>
          <w:szCs w:val="32"/>
        </w:rPr>
      </w:pPr>
      <w:r>
        <w:br w:type="page"/>
      </w:r>
    </w:p>
    <w:p w14:paraId="681BEE2F" w14:textId="300E39D4" w:rsidR="00F60DFA" w:rsidRPr="009F7219" w:rsidRDefault="00F60DFA" w:rsidP="009C0445">
      <w:pPr>
        <w:pStyle w:val="Heading3"/>
        <w:rPr>
          <w:rFonts w:ascii="Arial" w:eastAsiaTheme="minorHAnsi" w:hAnsi="Arial" w:cs="Arial"/>
          <w:i/>
          <w:iCs/>
          <w:color w:val="333333"/>
          <w:sz w:val="21"/>
          <w:szCs w:val="21"/>
          <w:shd w:val="clear" w:color="auto" w:fill="FFFFFF"/>
        </w:rPr>
      </w:pPr>
      <w:bookmarkStart w:id="4" w:name="_Toc230872706"/>
      <w:r w:rsidRPr="00D50403">
        <w:lastRenderedPageBreak/>
        <w:t xml:space="preserve">Table </w:t>
      </w:r>
      <w:r w:rsidR="003C6E41">
        <w:t>2</w:t>
      </w:r>
      <w:r w:rsidRPr="00D50403">
        <w:t xml:space="preserve">: Aspect – </w:t>
      </w:r>
      <w:r w:rsidR="008D1A06">
        <w:t>Capability</w:t>
      </w:r>
      <w:bookmarkEnd w:id="4"/>
    </w:p>
    <w:p w14:paraId="128D6302" w14:textId="3682841D" w:rsidR="00F60DFA" w:rsidRPr="00CB7C29" w:rsidRDefault="00666327" w:rsidP="00F60DFA">
      <w:pPr>
        <w:rPr>
          <w:rFonts w:ascii="Arial" w:hAnsi="Arial" w:cs="Arial"/>
          <w:i/>
          <w:iCs/>
          <w:color w:val="333333"/>
          <w:shd w:val="clear" w:color="auto" w:fill="FFFFFF"/>
        </w:rPr>
      </w:pPr>
      <w:r w:rsidRPr="0025576A">
        <w:rPr>
          <w:rFonts w:ascii="Arial" w:hAnsi="Arial" w:cs="Arial"/>
          <w:i/>
          <w:iCs/>
          <w:color w:val="333333"/>
          <w:shd w:val="clear" w:color="auto" w:fill="FFFFFF"/>
        </w:rPr>
        <w:t xml:space="preserve">To what extent is there </w:t>
      </w:r>
      <w:r w:rsidR="009F7219" w:rsidRPr="0025576A">
        <w:rPr>
          <w:rFonts w:ascii="Arial" w:hAnsi="Arial" w:cs="Arial"/>
          <w:i/>
          <w:iCs/>
          <w:color w:val="333333"/>
          <w:shd w:val="clear" w:color="auto" w:fill="FFFFFF"/>
        </w:rPr>
        <w:t>internal capacity to develop, oversee, and apply outcomes without reliance on vendors</w:t>
      </w:r>
      <w:r w:rsidRPr="0025576A">
        <w:rPr>
          <w:rFonts w:ascii="Arial" w:hAnsi="Arial" w:cs="Arial"/>
          <w:i/>
          <w:iCs/>
          <w:color w:val="333333"/>
          <w:shd w:val="clear" w:color="auto" w:fill="FFFFFF"/>
        </w:rPr>
        <w:t>?</w:t>
      </w:r>
    </w:p>
    <w:tbl>
      <w:tblPr>
        <w:tblW w:w="5419" w:type="pct"/>
        <w:tblLayout w:type="fixed"/>
        <w:tblCellMar>
          <w:left w:w="14" w:type="dxa"/>
          <w:right w:w="14" w:type="dxa"/>
        </w:tblCellMar>
        <w:tblLook w:val="0420" w:firstRow="1" w:lastRow="0" w:firstColumn="0" w:lastColumn="0" w:noHBand="0" w:noVBand="1"/>
        <w:tblCaption w:val="Table 2: Aspect – Capability"/>
        <w:tblDescription w:val="Table 2 provides five levels of maturity criteria for the aspect – Capability, within the Enterprise Architecture (EA) - Outcomes (Optional) Maturity Criteria. "/>
      </w:tblPr>
      <w:tblGrid>
        <w:gridCol w:w="1700"/>
        <w:gridCol w:w="2467"/>
        <w:gridCol w:w="2467"/>
        <w:gridCol w:w="2467"/>
        <w:gridCol w:w="2467"/>
        <w:gridCol w:w="2467"/>
      </w:tblGrid>
      <w:tr w:rsidR="00F60DFA" w:rsidRPr="00E445CB" w14:paraId="040AA386"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51C06B6" w14:textId="3D6CC93A"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Maturity</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F3A5CCB" w14:textId="01C4FF7D"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1: Initial</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36A8997" w14:textId="0002C30B"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2: Developing</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92D319C" w14:textId="05013951"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3: Defined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5D4F9A5" w14:textId="1B00945F"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4: Managed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97DA409" w14:textId="6A18981B"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5: Optimized</w:t>
            </w:r>
          </w:p>
        </w:tc>
      </w:tr>
      <w:tr w:rsidR="008D1A06" w:rsidRPr="00E445CB" w14:paraId="497A9C6E"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72FEC46" w14:textId="5CB2A040" w:rsidR="008D1A06" w:rsidRPr="00EC3AD4" w:rsidRDefault="008D1A06" w:rsidP="008D1A06">
            <w:pPr>
              <w:pStyle w:val="TableText"/>
              <w:keepNext/>
              <w:keepLines/>
              <w:rPr>
                <w:rFonts w:ascii="Aptos Narrow" w:hAnsi="Aptos Narrow"/>
                <w:b/>
                <w:bCs/>
                <w:sz w:val="24"/>
                <w:szCs w:val="24"/>
              </w:rPr>
            </w:pPr>
            <w:r w:rsidRPr="00EC3AD4">
              <w:rPr>
                <w:rFonts w:ascii="Aptos Narrow" w:hAnsi="Aptos Narrow"/>
                <w:b/>
                <w:bCs/>
                <w:sz w:val="24"/>
                <w:szCs w:val="24"/>
              </w:rPr>
              <w:t>Maturity Criteria</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48813CA" w14:textId="1E026D8F"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No internal capabilities to identify or draft outcomes.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36C2ED6" w14:textId="5E31BDCC"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Organization understands at a high-level what elements are needed to identify and draft outcomes, but vendor leads development of outcomes.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84D845D" w14:textId="354B1373"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Sufficient experience in identifying and drafting outcomes internally; organization may lead or closely oversee vendors to draft outcomes.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0DB953D" w14:textId="1C36028A"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Full in-house capability to independently produce outcomes.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F0C20DA" w14:textId="77777777" w:rsidR="008D1A06" w:rsidRPr="001B6974" w:rsidRDefault="008D1A06" w:rsidP="008D1A06">
            <w:pPr>
              <w:pStyle w:val="TableText"/>
              <w:rPr>
                <w:rFonts w:ascii="Aptos Narrow" w:hAnsi="Aptos Narrow"/>
                <w:sz w:val="24"/>
                <w:szCs w:val="24"/>
              </w:rPr>
            </w:pPr>
            <w:r w:rsidRPr="001B6974">
              <w:rPr>
                <w:rFonts w:ascii="Aptos Narrow" w:hAnsi="Aptos Narrow"/>
                <w:sz w:val="24"/>
                <w:szCs w:val="24"/>
              </w:rPr>
              <w:t>Deep in-house expertise with fully self-sufficient teams across the organization.</w:t>
            </w:r>
          </w:p>
          <w:p w14:paraId="22F91A81" w14:textId="6F55384A" w:rsidR="008D1A06" w:rsidRPr="001B6974" w:rsidRDefault="008D1A06" w:rsidP="0079625B">
            <w:pPr>
              <w:pStyle w:val="TableText"/>
              <w:spacing w:before="240"/>
              <w:rPr>
                <w:rFonts w:ascii="Aptos Narrow" w:hAnsi="Aptos Narrow"/>
                <w:color w:val="000000"/>
                <w:sz w:val="24"/>
                <w:szCs w:val="24"/>
              </w:rPr>
            </w:pPr>
            <w:r w:rsidRPr="001B6974">
              <w:rPr>
                <w:rFonts w:ascii="Aptos Narrow" w:hAnsi="Aptos Narrow"/>
                <w:sz w:val="24"/>
                <w:szCs w:val="24"/>
              </w:rPr>
              <w:t>Organization may also support sister organizations and agencies in developing outcomes.</w:t>
            </w:r>
          </w:p>
        </w:tc>
      </w:tr>
    </w:tbl>
    <w:p w14:paraId="5FE4D8E6" w14:textId="77777777" w:rsidR="00AA6278" w:rsidRDefault="00AA6278">
      <w:pPr>
        <w:rPr>
          <w:rFonts w:asciiTheme="majorHAnsi" w:eastAsiaTheme="majorEastAsia" w:hAnsiTheme="majorHAnsi" w:cstheme="majorBidi"/>
          <w:color w:val="0F4761" w:themeColor="accent1" w:themeShade="BF"/>
          <w:sz w:val="32"/>
          <w:szCs w:val="32"/>
        </w:rPr>
      </w:pPr>
      <w:r>
        <w:br w:type="page"/>
      </w:r>
    </w:p>
    <w:p w14:paraId="54ED978C" w14:textId="566A6314" w:rsidR="00F60DFA" w:rsidRPr="00D50403" w:rsidRDefault="00F60DFA" w:rsidP="009C0445">
      <w:pPr>
        <w:pStyle w:val="Heading3"/>
      </w:pPr>
      <w:bookmarkStart w:id="5" w:name="_Toc230872707"/>
      <w:r w:rsidRPr="00D50403">
        <w:lastRenderedPageBreak/>
        <w:t xml:space="preserve">Table </w:t>
      </w:r>
      <w:r w:rsidR="003C6E41">
        <w:t>3</w:t>
      </w:r>
      <w:r w:rsidRPr="00D50403">
        <w:t xml:space="preserve">: Aspect – </w:t>
      </w:r>
      <w:r w:rsidR="00AB4839">
        <w:t>Quality &amp; Consistency</w:t>
      </w:r>
      <w:bookmarkEnd w:id="5"/>
    </w:p>
    <w:p w14:paraId="39DBAAE8" w14:textId="342B37E7" w:rsidR="00F60DFA" w:rsidRPr="00CB7C29" w:rsidRDefault="00786881" w:rsidP="00F60DFA">
      <w:pPr>
        <w:rPr>
          <w:rFonts w:ascii="Arial" w:hAnsi="Arial" w:cs="Arial"/>
          <w:i/>
          <w:iCs/>
          <w:color w:val="333333"/>
          <w:highlight w:val="yellow"/>
          <w:shd w:val="clear" w:color="auto" w:fill="FFFFFF"/>
        </w:rPr>
      </w:pPr>
      <w:r w:rsidRPr="00666494">
        <w:rPr>
          <w:i/>
          <w:iCs/>
        </w:rPr>
        <w:t>To what extent is there</w:t>
      </w:r>
      <w:r w:rsidR="00CD50D2" w:rsidRPr="00666494">
        <w:rPr>
          <w:i/>
          <w:iCs/>
        </w:rPr>
        <w:t xml:space="preserve"> clarity, structure, and strategic alignment of outcome statements</w:t>
      </w:r>
      <w:r w:rsidRPr="00666494">
        <w:rPr>
          <w:i/>
          <w:iCs/>
        </w:rPr>
        <w:t>?</w:t>
      </w:r>
    </w:p>
    <w:tbl>
      <w:tblPr>
        <w:tblW w:w="5419" w:type="pct"/>
        <w:tblLayout w:type="fixed"/>
        <w:tblCellMar>
          <w:left w:w="14" w:type="dxa"/>
          <w:right w:w="14" w:type="dxa"/>
        </w:tblCellMar>
        <w:tblLook w:val="0420" w:firstRow="1" w:lastRow="0" w:firstColumn="0" w:lastColumn="0" w:noHBand="0" w:noVBand="1"/>
        <w:tblCaption w:val="Table 3: Aspect – Quality &amp; Consistency"/>
        <w:tblDescription w:val="Table 3 provides five levels of maturity criteria for the aspect – Quality &amp; Consistency, within the Enterprise Architecture (EA) - Outcomes (Optional) Maturity Criteria."/>
      </w:tblPr>
      <w:tblGrid>
        <w:gridCol w:w="1700"/>
        <w:gridCol w:w="2467"/>
        <w:gridCol w:w="2467"/>
        <w:gridCol w:w="2467"/>
        <w:gridCol w:w="2467"/>
        <w:gridCol w:w="2467"/>
      </w:tblGrid>
      <w:tr w:rsidR="00F60DFA" w:rsidRPr="00E445CB" w14:paraId="5BE54C84"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384B71" w14:textId="11707E8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Maturity</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9B2FAA0" w14:textId="4C90208E"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1: Initial</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8A5DC52" w14:textId="1C3A370B"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2: Developing</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E01EF08" w14:textId="005E5779"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3: Defined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3BFD6B" w14:textId="3E4E7275"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4: Managed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76E96A" w14:textId="103D826A"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Level 5: Optimized</w:t>
            </w:r>
          </w:p>
        </w:tc>
      </w:tr>
      <w:tr w:rsidR="00D411B8" w:rsidRPr="00E445CB" w14:paraId="1DE4383C"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6B548F6" w14:textId="5B9776BA" w:rsidR="00D411B8" w:rsidRPr="00EC3AD4" w:rsidRDefault="00D411B8" w:rsidP="00D411B8">
            <w:pPr>
              <w:pStyle w:val="TableText"/>
              <w:keepNext/>
              <w:keepLines/>
              <w:rPr>
                <w:rFonts w:ascii="Aptos Narrow" w:hAnsi="Aptos Narrow"/>
                <w:b/>
                <w:bCs/>
                <w:sz w:val="24"/>
                <w:szCs w:val="24"/>
              </w:rPr>
            </w:pPr>
            <w:r w:rsidRPr="00EC3AD4">
              <w:rPr>
                <w:rFonts w:ascii="Aptos Narrow" w:hAnsi="Aptos Narrow"/>
                <w:b/>
                <w:bCs/>
                <w:sz w:val="24"/>
                <w:szCs w:val="24"/>
              </w:rPr>
              <w:t>Maturity Criteria</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BCB325" w14:textId="0EEA8EEF" w:rsidR="00D411B8" w:rsidRPr="001B6974" w:rsidRDefault="00D411B8" w:rsidP="00D411B8">
            <w:pPr>
              <w:pStyle w:val="TableText"/>
              <w:rPr>
                <w:rFonts w:ascii="Aptos Narrow" w:hAnsi="Aptos Narrow"/>
                <w:color w:val="000000"/>
                <w:sz w:val="24"/>
                <w:szCs w:val="24"/>
              </w:rPr>
            </w:pPr>
            <w:r w:rsidRPr="001B6974">
              <w:rPr>
                <w:rFonts w:ascii="Aptos Narrow" w:hAnsi="Aptos Narrow"/>
                <w:sz w:val="24"/>
                <w:szCs w:val="24"/>
              </w:rPr>
              <w:t>Outcomes are ambiguous, inconsistent, and disconnected from goals.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7A3247" w14:textId="6B381456" w:rsidR="00D411B8" w:rsidRPr="001B6974" w:rsidRDefault="00D411B8" w:rsidP="00EC3AD4">
            <w:pPr>
              <w:pStyle w:val="TableText"/>
              <w:rPr>
                <w:rFonts w:ascii="Aptos Narrow" w:hAnsi="Aptos Narrow"/>
                <w:sz w:val="24"/>
                <w:szCs w:val="24"/>
              </w:rPr>
            </w:pPr>
            <w:r w:rsidRPr="001B6974">
              <w:rPr>
                <w:rFonts w:ascii="Aptos Narrow" w:hAnsi="Aptos Narrow"/>
                <w:sz w:val="24"/>
                <w:szCs w:val="24"/>
              </w:rPr>
              <w:t>No consistent approach or methodology to developing outcomes.</w:t>
            </w:r>
          </w:p>
          <w:p w14:paraId="293191F9" w14:textId="05E7A444" w:rsidR="00D411B8" w:rsidRPr="001B6974" w:rsidRDefault="00D411B8" w:rsidP="0079625B">
            <w:pPr>
              <w:pStyle w:val="TableText"/>
              <w:spacing w:before="240"/>
              <w:rPr>
                <w:rFonts w:ascii="Aptos Narrow" w:hAnsi="Aptos Narrow"/>
                <w:color w:val="000000"/>
                <w:sz w:val="24"/>
                <w:szCs w:val="24"/>
              </w:rPr>
            </w:pPr>
            <w:r w:rsidRPr="001B6974">
              <w:rPr>
                <w:rFonts w:ascii="Aptos Narrow" w:hAnsi="Aptos Narrow"/>
                <w:sz w:val="24"/>
                <w:szCs w:val="24"/>
              </w:rPr>
              <w:t>Outcomes may be aligned with priorities but are not “smart” or actionable.</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2956958" w14:textId="77777777" w:rsidR="00D411B8" w:rsidRPr="001B6974" w:rsidRDefault="00D411B8" w:rsidP="00EC3AD4">
            <w:pPr>
              <w:pStyle w:val="TableText"/>
              <w:rPr>
                <w:rFonts w:ascii="Aptos Narrow" w:hAnsi="Aptos Narrow"/>
                <w:sz w:val="24"/>
                <w:szCs w:val="24"/>
              </w:rPr>
            </w:pPr>
            <w:r w:rsidRPr="001B6974">
              <w:rPr>
                <w:rFonts w:ascii="Aptos Narrow" w:hAnsi="Aptos Narrow"/>
                <w:sz w:val="24"/>
                <w:szCs w:val="24"/>
              </w:rPr>
              <w:t>Defined approach or methodology to developing outcomes.</w:t>
            </w:r>
          </w:p>
          <w:p w14:paraId="6DB9B6ED" w14:textId="58F727FD" w:rsidR="00D411B8" w:rsidRPr="001B6974" w:rsidRDefault="00D411B8" w:rsidP="0079625B">
            <w:pPr>
              <w:pStyle w:val="TableText"/>
              <w:spacing w:before="240"/>
              <w:rPr>
                <w:rFonts w:ascii="Aptos Narrow" w:hAnsi="Aptos Narrow"/>
                <w:color w:val="000000"/>
                <w:sz w:val="24"/>
                <w:szCs w:val="24"/>
              </w:rPr>
            </w:pPr>
            <w:r w:rsidRPr="001B6974">
              <w:rPr>
                <w:rFonts w:ascii="Aptos Narrow" w:hAnsi="Aptos Narrow"/>
                <w:sz w:val="24"/>
                <w:szCs w:val="24"/>
              </w:rPr>
              <w:t>Outcomes capture the capability sought and benefit derived from a given project, but the quality of the outcome statements vary.</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CC5F8A4" w14:textId="77777777" w:rsidR="00D411B8" w:rsidRPr="001B6974" w:rsidRDefault="00D411B8" w:rsidP="00EC3AD4">
            <w:pPr>
              <w:pStyle w:val="TableText"/>
              <w:rPr>
                <w:rFonts w:ascii="Aptos Narrow" w:hAnsi="Aptos Narrow"/>
                <w:sz w:val="24"/>
                <w:szCs w:val="24"/>
              </w:rPr>
            </w:pPr>
            <w:r w:rsidRPr="001B6974">
              <w:rPr>
                <w:rFonts w:ascii="Aptos Narrow" w:hAnsi="Aptos Narrow"/>
                <w:sz w:val="24"/>
                <w:szCs w:val="24"/>
              </w:rPr>
              <w:t>Well-established and consistently applied approach to developing outcomes.</w:t>
            </w:r>
          </w:p>
          <w:p w14:paraId="08AB8827" w14:textId="71E07C59" w:rsidR="00D411B8" w:rsidRPr="001B6974" w:rsidRDefault="00D411B8" w:rsidP="0079625B">
            <w:pPr>
              <w:pStyle w:val="TableText"/>
              <w:spacing w:before="240"/>
              <w:rPr>
                <w:rFonts w:ascii="Aptos Narrow" w:hAnsi="Aptos Narrow"/>
                <w:color w:val="000000"/>
                <w:sz w:val="24"/>
                <w:szCs w:val="24"/>
              </w:rPr>
            </w:pPr>
            <w:r w:rsidRPr="001B6974">
              <w:rPr>
                <w:rFonts w:ascii="Aptos Narrow" w:hAnsi="Aptos Narrow"/>
                <w:sz w:val="24"/>
                <w:szCs w:val="24"/>
              </w:rPr>
              <w:t>Outcomes are clear, actionable, reusable, and strategically aligned.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C0F5B31" w14:textId="77777777" w:rsidR="00D411B8" w:rsidRPr="001B6974" w:rsidRDefault="00D411B8" w:rsidP="00EC3AD4">
            <w:pPr>
              <w:pStyle w:val="TableText"/>
              <w:rPr>
                <w:rFonts w:ascii="Aptos Narrow" w:hAnsi="Aptos Narrow"/>
                <w:sz w:val="24"/>
                <w:szCs w:val="24"/>
              </w:rPr>
            </w:pPr>
            <w:r w:rsidRPr="001B6974">
              <w:rPr>
                <w:rFonts w:ascii="Aptos Narrow" w:hAnsi="Aptos Narrow"/>
                <w:sz w:val="24"/>
                <w:szCs w:val="24"/>
              </w:rPr>
              <w:t>Well-established and consistently applied approach to developing outcomes.</w:t>
            </w:r>
          </w:p>
          <w:p w14:paraId="379302EE" w14:textId="042A4032" w:rsidR="00D411B8" w:rsidRPr="001B6974" w:rsidRDefault="00D411B8" w:rsidP="0079625B">
            <w:pPr>
              <w:pStyle w:val="TableText"/>
              <w:spacing w:before="240"/>
              <w:rPr>
                <w:rFonts w:ascii="Aptos Narrow" w:hAnsi="Aptos Narrow"/>
                <w:color w:val="000000"/>
                <w:sz w:val="24"/>
                <w:szCs w:val="24"/>
              </w:rPr>
            </w:pPr>
            <w:r w:rsidRPr="001B6974">
              <w:rPr>
                <w:rFonts w:ascii="Aptos Narrow" w:hAnsi="Aptos Narrow"/>
                <w:sz w:val="24"/>
                <w:szCs w:val="24"/>
              </w:rPr>
              <w:t>Outcome statements are of consistently high quality, recognizable, and standardized.</w:t>
            </w:r>
          </w:p>
        </w:tc>
      </w:tr>
    </w:tbl>
    <w:p w14:paraId="16029F55" w14:textId="77777777" w:rsidR="002803A1" w:rsidRDefault="002803A1">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607C667A" w14:textId="4A67D6FF" w:rsidR="00F60DFA" w:rsidRPr="00D50403" w:rsidRDefault="00F60DFA" w:rsidP="009C0445">
      <w:pPr>
        <w:pStyle w:val="Heading3"/>
      </w:pPr>
      <w:bookmarkStart w:id="6" w:name="_Toc230872708"/>
      <w:r w:rsidRPr="00D50403">
        <w:lastRenderedPageBreak/>
        <w:t xml:space="preserve">Table </w:t>
      </w:r>
      <w:r w:rsidR="005C763D">
        <w:t>4</w:t>
      </w:r>
      <w:r w:rsidRPr="00D50403">
        <w:t xml:space="preserve">: Aspect – </w:t>
      </w:r>
      <w:r w:rsidR="002A0313">
        <w:t>Alignment to Goals &amp;</w:t>
      </w:r>
      <w:r w:rsidR="00A249F8">
        <w:t xml:space="preserve"> Priorities</w:t>
      </w:r>
      <w:bookmarkEnd w:id="6"/>
    </w:p>
    <w:p w14:paraId="1F7450D5" w14:textId="400A1BB1" w:rsidR="00F60DFA" w:rsidRPr="0025576A" w:rsidRDefault="00CB15EA" w:rsidP="00F60DFA">
      <w:pPr>
        <w:rPr>
          <w:rFonts w:ascii="Arial" w:hAnsi="Arial" w:cs="Arial"/>
          <w:i/>
          <w:iCs/>
          <w:color w:val="333333"/>
          <w:shd w:val="clear" w:color="auto" w:fill="FFFFFF"/>
        </w:rPr>
      </w:pPr>
      <w:r w:rsidRPr="0025576A">
        <w:rPr>
          <w:rFonts w:ascii="Arial" w:hAnsi="Arial" w:cs="Arial"/>
          <w:i/>
          <w:iCs/>
          <w:color w:val="333333"/>
          <w:shd w:val="clear" w:color="auto" w:fill="FFFFFF"/>
        </w:rPr>
        <w:t>T</w:t>
      </w:r>
      <w:r w:rsidR="0083337A" w:rsidRPr="0025576A">
        <w:rPr>
          <w:rFonts w:ascii="Arial" w:hAnsi="Arial" w:cs="Arial"/>
          <w:i/>
          <w:iCs/>
          <w:color w:val="333333"/>
          <w:shd w:val="clear" w:color="auto" w:fill="FFFFFF"/>
        </w:rPr>
        <w:t xml:space="preserve">o what </w:t>
      </w:r>
      <w:r w:rsidRPr="0025576A">
        <w:rPr>
          <w:rFonts w:ascii="Arial" w:hAnsi="Arial" w:cs="Arial"/>
          <w:i/>
          <w:iCs/>
          <w:color w:val="333333"/>
          <w:shd w:val="clear" w:color="auto" w:fill="FFFFFF"/>
        </w:rPr>
        <w:t xml:space="preserve">extent </w:t>
      </w:r>
      <w:r w:rsidR="0083337A" w:rsidRPr="0025576A">
        <w:rPr>
          <w:rFonts w:ascii="Arial" w:hAnsi="Arial" w:cs="Arial"/>
          <w:i/>
          <w:iCs/>
          <w:color w:val="333333"/>
          <w:shd w:val="clear" w:color="auto" w:fill="FFFFFF"/>
        </w:rPr>
        <w:t xml:space="preserve">are </w:t>
      </w:r>
      <w:r w:rsidRPr="0025576A">
        <w:rPr>
          <w:rFonts w:ascii="Arial" w:hAnsi="Arial" w:cs="Arial"/>
          <w:i/>
          <w:iCs/>
          <w:color w:val="333333"/>
          <w:shd w:val="clear" w:color="auto" w:fill="FFFFFF"/>
        </w:rPr>
        <w:t>outcomes</w:t>
      </w:r>
      <w:r w:rsidR="0025576A" w:rsidRPr="0025576A">
        <w:rPr>
          <w:rFonts w:ascii="Arial" w:hAnsi="Arial" w:cs="Arial"/>
          <w:i/>
          <w:iCs/>
          <w:color w:val="333333"/>
          <w:shd w:val="clear" w:color="auto" w:fill="FFFFFF"/>
        </w:rPr>
        <w:t xml:space="preserve"> </w:t>
      </w:r>
      <w:r w:rsidRPr="0025576A">
        <w:rPr>
          <w:rFonts w:ascii="Arial" w:hAnsi="Arial" w:cs="Arial"/>
          <w:i/>
          <w:iCs/>
          <w:color w:val="333333"/>
          <w:shd w:val="clear" w:color="auto" w:fill="FFFFFF"/>
        </w:rPr>
        <w:t>traceable to broader goals, priorities, and mission</w:t>
      </w:r>
      <w:r w:rsidR="0083337A" w:rsidRPr="0025576A">
        <w:rPr>
          <w:rFonts w:ascii="Arial" w:hAnsi="Arial" w:cs="Arial"/>
          <w:i/>
          <w:iCs/>
          <w:color w:val="333333"/>
          <w:shd w:val="clear" w:color="auto" w:fill="FFFFFF"/>
        </w:rPr>
        <w:t>?</w:t>
      </w:r>
    </w:p>
    <w:tbl>
      <w:tblPr>
        <w:tblW w:w="5409" w:type="pct"/>
        <w:tblLayout w:type="fixed"/>
        <w:tblCellMar>
          <w:left w:w="14" w:type="dxa"/>
          <w:right w:w="14" w:type="dxa"/>
        </w:tblCellMar>
        <w:tblLook w:val="0420" w:firstRow="1" w:lastRow="0" w:firstColumn="0" w:lastColumn="0" w:noHBand="0" w:noVBand="1"/>
        <w:tblCaption w:val="Table 4: Aspect – Alignment to Goals &amp; Priorities,"/>
        <w:tblDescription w:val="Table 4 provides five levels of maturity criteria for the aspect – Alignment to Goals &amp; Priorities, within the Enterprise Architecture (EA) - Outcomes (Optional) Maturity Criteria."/>
      </w:tblPr>
      <w:tblGrid>
        <w:gridCol w:w="1699"/>
        <w:gridCol w:w="2462"/>
        <w:gridCol w:w="2462"/>
        <w:gridCol w:w="2462"/>
        <w:gridCol w:w="2462"/>
        <w:gridCol w:w="2462"/>
      </w:tblGrid>
      <w:tr w:rsidR="00F60DFA" w:rsidRPr="00E445CB" w14:paraId="70F12736"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C4DAE2E" w14:textId="23B2CD52"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B1FFA65" w14:textId="22C0E44B"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91EEC0D" w14:textId="60EB1278"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2529A3F" w14:textId="35307C6E"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5F42F76" w14:textId="202264F3"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5845656" w14:textId="15BD7520"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Level 5: Optimized</w:t>
            </w:r>
          </w:p>
        </w:tc>
      </w:tr>
      <w:tr w:rsidR="006B27C5" w:rsidRPr="00E445CB" w14:paraId="64C8371C"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E7A3A20" w14:textId="372B065C" w:rsidR="006B27C5" w:rsidRPr="00FE237B" w:rsidRDefault="006B27C5" w:rsidP="006B27C5">
            <w:pPr>
              <w:pStyle w:val="TableText"/>
              <w:keepNext/>
              <w:keepLines/>
              <w:rPr>
                <w:rFonts w:ascii="Aptos Narrow" w:hAnsi="Aptos Narrow"/>
                <w:b/>
                <w:bCs/>
                <w:sz w:val="24"/>
                <w:szCs w:val="24"/>
              </w:rPr>
            </w:pPr>
            <w:r w:rsidRPr="00FE237B">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214D309" w14:textId="570AC268"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Outcomes are not aligned to goals or priorities.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3F0F262" w14:textId="52D0FDDA"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Emerging awareness of need to align outcomes with goals and priorities but gaps remain.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D8F8BF1" w14:textId="36A76784"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Outcomes are intentionally aligned to strategic goals and priorities.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F3B0C31" w14:textId="77777777" w:rsidR="006B27C5" w:rsidRPr="001B6974" w:rsidRDefault="006B27C5" w:rsidP="00FE237B">
            <w:pPr>
              <w:pStyle w:val="TableText"/>
              <w:rPr>
                <w:rFonts w:ascii="Aptos Narrow" w:hAnsi="Aptos Narrow"/>
                <w:sz w:val="24"/>
                <w:szCs w:val="24"/>
              </w:rPr>
            </w:pPr>
            <w:r w:rsidRPr="001B6974">
              <w:rPr>
                <w:rFonts w:ascii="Aptos Narrow" w:hAnsi="Aptos Narrow"/>
                <w:sz w:val="24"/>
                <w:szCs w:val="24"/>
              </w:rPr>
              <w:t>Systematic alignment of outcomes to goals and priorities.</w:t>
            </w:r>
          </w:p>
          <w:p w14:paraId="66F87D6E" w14:textId="274F9A74" w:rsidR="006B27C5" w:rsidRPr="001B6974" w:rsidRDefault="006B27C5" w:rsidP="0079625B">
            <w:pPr>
              <w:pStyle w:val="TableText"/>
              <w:spacing w:before="240"/>
              <w:rPr>
                <w:rFonts w:ascii="Aptos Narrow" w:hAnsi="Aptos Narrow"/>
                <w:color w:val="000000"/>
                <w:sz w:val="24"/>
                <w:szCs w:val="24"/>
              </w:rPr>
            </w:pPr>
            <w:r w:rsidRPr="001B6974">
              <w:rPr>
                <w:rFonts w:ascii="Aptos Narrow" w:hAnsi="Aptos Narrow"/>
                <w:sz w:val="24"/>
                <w:szCs w:val="24"/>
              </w:rPr>
              <w:t>Outcomes inform broader strategies.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5F0DFD7" w14:textId="33E52823"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Outcomes reflect and reinforce strategic direction seamlessly.</w:t>
            </w:r>
          </w:p>
        </w:tc>
      </w:tr>
    </w:tbl>
    <w:p w14:paraId="3B650087"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12C28E97" w14:textId="0CAFE196" w:rsidR="00F60DFA" w:rsidRPr="00CB7C29" w:rsidRDefault="00F60DFA" w:rsidP="009C0445">
      <w:pPr>
        <w:pStyle w:val="Heading3"/>
        <w:rPr>
          <w:sz w:val="24"/>
          <w:szCs w:val="24"/>
        </w:rPr>
      </w:pPr>
      <w:bookmarkStart w:id="7" w:name="_Toc230872709"/>
      <w:r w:rsidRPr="00D50403">
        <w:lastRenderedPageBreak/>
        <w:t xml:space="preserve">Table </w:t>
      </w:r>
      <w:r w:rsidR="005C763D">
        <w:t>5</w:t>
      </w:r>
      <w:r w:rsidRPr="00D50403">
        <w:t xml:space="preserve">: Aspect – </w:t>
      </w:r>
      <w:r w:rsidR="003826CA">
        <w:t>Use of Metrics</w:t>
      </w:r>
      <w:bookmarkEnd w:id="7"/>
    </w:p>
    <w:p w14:paraId="4CE50082" w14:textId="751C7DFE" w:rsidR="00F60DFA" w:rsidRPr="0025576A" w:rsidRDefault="0013014E" w:rsidP="00F60DFA">
      <w:pPr>
        <w:rPr>
          <w:rFonts w:ascii="Arial" w:hAnsi="Arial" w:cs="Arial"/>
          <w:i/>
          <w:iCs/>
          <w:color w:val="333333"/>
          <w:shd w:val="clear" w:color="auto" w:fill="FFFFFF"/>
        </w:rPr>
      </w:pPr>
      <w:r w:rsidRPr="0025576A">
        <w:rPr>
          <w:rFonts w:ascii="Arial" w:hAnsi="Arial" w:cs="Arial"/>
          <w:i/>
          <w:iCs/>
          <w:color w:val="333333"/>
          <w:shd w:val="clear" w:color="auto" w:fill="FFFFFF"/>
        </w:rPr>
        <w:t xml:space="preserve">To what extent are </w:t>
      </w:r>
      <w:r w:rsidR="000B493C" w:rsidRPr="0025576A">
        <w:rPr>
          <w:rFonts w:ascii="Arial" w:hAnsi="Arial" w:cs="Arial"/>
          <w:i/>
          <w:iCs/>
          <w:color w:val="333333"/>
          <w:shd w:val="clear" w:color="auto" w:fill="FFFFFF"/>
        </w:rPr>
        <w:t>outcomes</w:t>
      </w:r>
      <w:r w:rsidR="000B493C" w:rsidRPr="0025576A" w:rsidDel="0013014E">
        <w:rPr>
          <w:rFonts w:ascii="Arial" w:hAnsi="Arial" w:cs="Arial"/>
          <w:i/>
          <w:iCs/>
          <w:color w:val="333333"/>
          <w:shd w:val="clear" w:color="auto" w:fill="FFFFFF"/>
        </w:rPr>
        <w:t xml:space="preserve"> </w:t>
      </w:r>
      <w:r w:rsidR="000B493C" w:rsidRPr="0025576A">
        <w:rPr>
          <w:rFonts w:ascii="Arial" w:hAnsi="Arial" w:cs="Arial"/>
          <w:i/>
          <w:iCs/>
          <w:color w:val="333333"/>
          <w:shd w:val="clear" w:color="auto" w:fill="FFFFFF"/>
        </w:rPr>
        <w:t>tracked, and metrics used to measure progress and guide improvement</w:t>
      </w:r>
      <w:r w:rsidR="00CF1B9B" w:rsidRPr="0025576A">
        <w:rPr>
          <w:rFonts w:ascii="Arial" w:hAnsi="Arial" w:cs="Arial"/>
          <w:i/>
          <w:iCs/>
          <w:color w:val="333333"/>
          <w:shd w:val="clear" w:color="auto" w:fill="FFFFFF"/>
        </w:rPr>
        <w:t xml:space="preserve">? </w:t>
      </w:r>
    </w:p>
    <w:tbl>
      <w:tblPr>
        <w:tblW w:w="5409" w:type="pct"/>
        <w:tblLayout w:type="fixed"/>
        <w:tblCellMar>
          <w:left w:w="14" w:type="dxa"/>
          <w:right w:w="14" w:type="dxa"/>
        </w:tblCellMar>
        <w:tblLook w:val="0420" w:firstRow="1" w:lastRow="0" w:firstColumn="0" w:lastColumn="0" w:noHBand="0" w:noVBand="1"/>
        <w:tblCaption w:val="Table 5: Aspect – Use of Metrics"/>
        <w:tblDescription w:val="Table 5 provides five levels of maturity criteria for the aspect – Use of Metrics, within the Enterprise Architecture (EA) - Outcomes (Optional) Maturity Criteria."/>
      </w:tblPr>
      <w:tblGrid>
        <w:gridCol w:w="1699"/>
        <w:gridCol w:w="2462"/>
        <w:gridCol w:w="2462"/>
        <w:gridCol w:w="2462"/>
        <w:gridCol w:w="2462"/>
        <w:gridCol w:w="2462"/>
      </w:tblGrid>
      <w:tr w:rsidR="00F60DFA" w:rsidRPr="00CB7C29" w14:paraId="5992A4E6"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8516A46" w14:textId="1D7B992F"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666BA40" w14:textId="2042F790"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898D651" w14:textId="2502D4FF"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62AE01" w14:textId="78B1F1DB"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6BA2843" w14:textId="5D9859BD"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DB0900A" w14:textId="15EF6FD4"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5: Optimized</w:t>
            </w:r>
          </w:p>
        </w:tc>
      </w:tr>
      <w:tr w:rsidR="00635B0A" w:rsidRPr="00CB7C29" w14:paraId="335A46F8"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9CD0084" w14:textId="1632D53B" w:rsidR="00635B0A" w:rsidRPr="00CB7C29" w:rsidRDefault="00635B0A" w:rsidP="00635B0A">
            <w:pPr>
              <w:pStyle w:val="TableText"/>
              <w:keepNext/>
              <w:keepLines/>
              <w:rPr>
                <w:rFonts w:ascii="Aptos Narrow" w:hAnsi="Aptos Narrow"/>
                <w:b/>
                <w:bCs/>
                <w:sz w:val="24"/>
                <w:szCs w:val="24"/>
              </w:rPr>
            </w:pPr>
            <w:r w:rsidRPr="00CB7C29">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899B68B" w14:textId="72D81732" w:rsidR="00635B0A" w:rsidRPr="001B6974" w:rsidRDefault="00635B0A" w:rsidP="00635B0A">
            <w:pPr>
              <w:pStyle w:val="TableText"/>
              <w:rPr>
                <w:rFonts w:ascii="Aptos Narrow" w:hAnsi="Aptos Narrow"/>
                <w:color w:val="000000"/>
                <w:sz w:val="24"/>
                <w:szCs w:val="24"/>
              </w:rPr>
            </w:pPr>
            <w:r w:rsidRPr="001B6974">
              <w:rPr>
                <w:rFonts w:ascii="Aptos Narrow" w:hAnsi="Aptos Narrow"/>
                <w:sz w:val="24"/>
                <w:szCs w:val="24"/>
              </w:rPr>
              <w:t>No recognition of the need to measure progress toward achieving outcomes or commitment to continuous improvement.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6FEDC70" w14:textId="77777777"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Interest in measuring progress toward achieving outcomes.</w:t>
            </w:r>
          </w:p>
          <w:p w14:paraId="3BFCF698" w14:textId="5A5B9784" w:rsidR="00635B0A" w:rsidRPr="001B6974" w:rsidRDefault="00635B0A" w:rsidP="0079625B">
            <w:pPr>
              <w:pStyle w:val="TableText"/>
              <w:spacing w:before="240"/>
              <w:rPr>
                <w:rFonts w:ascii="Aptos Narrow" w:hAnsi="Aptos Narrow"/>
                <w:sz w:val="24"/>
                <w:szCs w:val="24"/>
              </w:rPr>
            </w:pPr>
            <w:r w:rsidRPr="001B6974">
              <w:rPr>
                <w:rFonts w:ascii="Aptos Narrow" w:hAnsi="Aptos Narrow"/>
                <w:sz w:val="24"/>
                <w:szCs w:val="24"/>
              </w:rPr>
              <w:t>Metrics are not well-aligned with outcomes.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6D09333" w14:textId="77777777"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Metrics are generally appropriate and regularly referenced to determine progress in achieving outcomes.</w:t>
            </w:r>
          </w:p>
          <w:p w14:paraId="728D080C" w14:textId="0AABC2C1" w:rsidR="00635B0A" w:rsidRPr="001B6974" w:rsidRDefault="00635B0A" w:rsidP="0079625B">
            <w:pPr>
              <w:pStyle w:val="TableText"/>
              <w:spacing w:before="240"/>
              <w:rPr>
                <w:rFonts w:ascii="Aptos Narrow" w:hAnsi="Aptos Narrow"/>
                <w:sz w:val="24"/>
                <w:szCs w:val="24"/>
              </w:rPr>
            </w:pPr>
            <w:r w:rsidRPr="001B6974">
              <w:rPr>
                <w:rFonts w:ascii="Aptos Narrow" w:hAnsi="Aptos Narrow"/>
                <w:sz w:val="24"/>
                <w:szCs w:val="24"/>
              </w:rPr>
              <w:t>Some engagement in continuous improvement cycles.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A5B1491" w14:textId="77777777"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Metrics are well-developed.</w:t>
            </w:r>
          </w:p>
          <w:p w14:paraId="277AA49B" w14:textId="1330F032" w:rsidR="00635B0A" w:rsidRPr="001B6974" w:rsidRDefault="00635B0A" w:rsidP="0079625B">
            <w:pPr>
              <w:pStyle w:val="TableText"/>
              <w:spacing w:before="240"/>
              <w:rPr>
                <w:rFonts w:ascii="Aptos Narrow" w:hAnsi="Aptos Narrow"/>
                <w:sz w:val="24"/>
                <w:szCs w:val="24"/>
              </w:rPr>
            </w:pPr>
            <w:r w:rsidRPr="001B6974">
              <w:rPr>
                <w:rFonts w:ascii="Aptos Narrow" w:hAnsi="Aptos Narrow"/>
                <w:sz w:val="24"/>
                <w:szCs w:val="24"/>
              </w:rPr>
              <w:t>Staff regularly use metrics to evaluate performance and engage in well-established continuous improvement cycles.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7B68D5" w14:textId="77777777"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Performance monitoring is deeply embedded in organization’s culture.</w:t>
            </w:r>
          </w:p>
          <w:p w14:paraId="270985AF" w14:textId="347195D6" w:rsidR="00635B0A" w:rsidRPr="001B6974" w:rsidRDefault="00635B0A" w:rsidP="0079625B">
            <w:pPr>
              <w:pStyle w:val="TableText"/>
              <w:spacing w:before="240"/>
              <w:rPr>
                <w:rFonts w:ascii="Aptos Narrow" w:hAnsi="Aptos Narrow"/>
                <w:sz w:val="24"/>
                <w:szCs w:val="24"/>
              </w:rPr>
            </w:pPr>
            <w:r w:rsidRPr="001B6974">
              <w:rPr>
                <w:rFonts w:ascii="Aptos Narrow" w:hAnsi="Aptos Narrow"/>
                <w:sz w:val="24"/>
                <w:szCs w:val="24"/>
              </w:rPr>
              <w:t>Metrics and outcomes support continuous improvement, learning, and decision-making.</w:t>
            </w:r>
          </w:p>
        </w:tc>
      </w:tr>
    </w:tbl>
    <w:p w14:paraId="5835B0B7"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2656F2B9" w14:textId="3A833FDC" w:rsidR="00F60DFA" w:rsidRPr="00D50403" w:rsidRDefault="00F60DFA" w:rsidP="009C0445">
      <w:pPr>
        <w:pStyle w:val="Heading3"/>
      </w:pPr>
      <w:bookmarkStart w:id="8" w:name="_Toc230872710"/>
      <w:r w:rsidRPr="00D50403">
        <w:lastRenderedPageBreak/>
        <w:t xml:space="preserve">Table </w:t>
      </w:r>
      <w:r w:rsidR="005C763D">
        <w:t>6</w:t>
      </w:r>
      <w:r w:rsidRPr="00D50403">
        <w:t xml:space="preserve">: Aspect – </w:t>
      </w:r>
      <w:r w:rsidR="00912A2D">
        <w:t>Reusability &amp;</w:t>
      </w:r>
      <w:r w:rsidR="00F30B25">
        <w:t xml:space="preserve"> Integration</w:t>
      </w:r>
      <w:bookmarkEnd w:id="8"/>
    </w:p>
    <w:p w14:paraId="70AA58EE" w14:textId="1C210F13" w:rsidR="00F60DFA" w:rsidRPr="002B0FA1" w:rsidRDefault="0013014E" w:rsidP="00F60DFA">
      <w:pPr>
        <w:rPr>
          <w:rFonts w:ascii="Arial" w:hAnsi="Arial" w:cs="Arial"/>
          <w:i/>
          <w:iCs/>
          <w:color w:val="333333"/>
          <w:shd w:val="clear" w:color="auto" w:fill="FFFFFF"/>
        </w:rPr>
      </w:pPr>
      <w:r w:rsidRPr="002B0FA1">
        <w:rPr>
          <w:rFonts w:ascii="Arial" w:hAnsi="Arial" w:cs="Arial"/>
          <w:i/>
          <w:color w:val="333333"/>
        </w:rPr>
        <w:t>To what extent are</w:t>
      </w:r>
      <w:r w:rsidR="002D6AD6" w:rsidRPr="002B0FA1">
        <w:rPr>
          <w:rFonts w:ascii="Arial" w:hAnsi="Arial" w:cs="Arial"/>
          <w:i/>
          <w:iCs/>
          <w:color w:val="333333"/>
          <w:shd w:val="clear" w:color="auto" w:fill="FFFFFF"/>
        </w:rPr>
        <w:t xml:space="preserve"> outcomes reused across project documents, Advance Planning Documents (APD), systems, and reporting</w:t>
      </w:r>
      <w:r w:rsidRPr="002B0FA1">
        <w:rPr>
          <w:rFonts w:ascii="Arial" w:hAnsi="Arial" w:cs="Arial"/>
          <w:i/>
          <w:color w:val="333333"/>
        </w:rPr>
        <w:t>?</w:t>
      </w:r>
    </w:p>
    <w:tbl>
      <w:tblPr>
        <w:tblW w:w="5409" w:type="pct"/>
        <w:tblLayout w:type="fixed"/>
        <w:tblCellMar>
          <w:left w:w="14" w:type="dxa"/>
          <w:right w:w="14" w:type="dxa"/>
        </w:tblCellMar>
        <w:tblLook w:val="0420" w:firstRow="1" w:lastRow="0" w:firstColumn="0" w:lastColumn="0" w:noHBand="0" w:noVBand="1"/>
        <w:tblCaption w:val="Table 6: Aspect – Reusability &amp; Integration"/>
        <w:tblDescription w:val="Table 6 provides five levels of maturity criteria  for the aspect – Reusability &amp; Integration, within the Enterprise Architecture (EA) - Outcomes (Optional) Maturity Criteria."/>
      </w:tblPr>
      <w:tblGrid>
        <w:gridCol w:w="1699"/>
        <w:gridCol w:w="2462"/>
        <w:gridCol w:w="2462"/>
        <w:gridCol w:w="2462"/>
        <w:gridCol w:w="2462"/>
        <w:gridCol w:w="2462"/>
      </w:tblGrid>
      <w:tr w:rsidR="00F60DFA" w:rsidRPr="00CB7C29" w14:paraId="5B83748A"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222855E" w14:textId="29B0641C"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1633800" w14:textId="1DA1C340"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7EB9A5" w14:textId="07602EC3"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8A49036" w14:textId="0FEE9821"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C3D33F8" w14:textId="4F4EE0AF"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2C21A9B" w14:textId="17E21CDD"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5: Optimized</w:t>
            </w:r>
          </w:p>
        </w:tc>
      </w:tr>
      <w:tr w:rsidR="00A465E2" w:rsidRPr="00CB7C29" w14:paraId="33BC2B98"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D1AAFDE" w14:textId="2611DC08" w:rsidR="00A465E2" w:rsidRPr="00CB7C29" w:rsidRDefault="00A465E2" w:rsidP="00A465E2">
            <w:pPr>
              <w:pStyle w:val="TableText"/>
              <w:keepNext/>
              <w:keepLines/>
              <w:rPr>
                <w:rFonts w:ascii="Aptos Narrow" w:hAnsi="Aptos Narrow"/>
                <w:b/>
                <w:bCs/>
                <w:sz w:val="24"/>
                <w:szCs w:val="24"/>
              </w:rPr>
            </w:pPr>
            <w:r w:rsidRPr="00CB7C29">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A93788D" w14:textId="77777777" w:rsidR="00A465E2" w:rsidRPr="001B6974" w:rsidRDefault="00A465E2" w:rsidP="00CB7C29">
            <w:pPr>
              <w:pStyle w:val="Tablebullet1"/>
              <w:keepNext/>
              <w:keepLines/>
              <w:numPr>
                <w:ilvl w:val="0"/>
                <w:numId w:val="0"/>
              </w:numPr>
              <w:ind w:left="360" w:hanging="360"/>
              <w:rPr>
                <w:rFonts w:ascii="Aptos Narrow" w:hAnsi="Aptos Narrow"/>
                <w:sz w:val="24"/>
                <w:szCs w:val="24"/>
              </w:rPr>
            </w:pPr>
            <w:r w:rsidRPr="001B6974">
              <w:rPr>
                <w:rFonts w:ascii="Aptos Narrow" w:hAnsi="Aptos Narrow"/>
                <w:sz w:val="24"/>
                <w:szCs w:val="24"/>
              </w:rPr>
              <w:t>No reuse.</w:t>
            </w:r>
          </w:p>
          <w:p w14:paraId="63D9BA67" w14:textId="16849DEE" w:rsidR="00A465E2" w:rsidRPr="001B6974" w:rsidRDefault="00A465E2" w:rsidP="008F0233">
            <w:pPr>
              <w:pStyle w:val="TableText"/>
              <w:spacing w:before="240"/>
              <w:rPr>
                <w:rFonts w:ascii="Aptos Narrow" w:hAnsi="Aptos Narrow"/>
                <w:color w:val="000000"/>
                <w:sz w:val="24"/>
                <w:szCs w:val="24"/>
              </w:rPr>
            </w:pPr>
            <w:r w:rsidRPr="001B6974">
              <w:rPr>
                <w:rFonts w:ascii="Aptos Narrow" w:hAnsi="Aptos Narrow"/>
                <w:sz w:val="24"/>
                <w:szCs w:val="24"/>
              </w:rPr>
              <w:t>Outcomes are informal or nonexistent.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2D0EAB1" w14:textId="1820F462" w:rsidR="00A465E2" w:rsidRPr="001B6974" w:rsidRDefault="00A465E2" w:rsidP="00A465E2">
            <w:pPr>
              <w:pStyle w:val="TableText"/>
              <w:rPr>
                <w:rFonts w:ascii="Aptos Narrow" w:hAnsi="Aptos Narrow"/>
                <w:color w:val="000000"/>
                <w:sz w:val="24"/>
                <w:szCs w:val="24"/>
              </w:rPr>
            </w:pPr>
            <w:r w:rsidRPr="001B6974">
              <w:rPr>
                <w:rFonts w:ascii="Aptos Narrow" w:hAnsi="Aptos Narrow"/>
                <w:sz w:val="24"/>
                <w:szCs w:val="24"/>
              </w:rPr>
              <w:t xml:space="preserve">Reuse is isolated to APDs; no reuse across other </w:t>
            </w:r>
            <w:r w:rsidR="00732062" w:rsidRPr="001B6974">
              <w:rPr>
                <w:rFonts w:ascii="Aptos Narrow" w:hAnsi="Aptos Narrow"/>
                <w:sz w:val="24"/>
                <w:szCs w:val="24"/>
              </w:rPr>
              <w:t>projects</w:t>
            </w:r>
            <w:r w:rsidRPr="001B6974">
              <w:rPr>
                <w:rFonts w:ascii="Aptos Narrow" w:hAnsi="Aptos Narrow"/>
                <w:sz w:val="24"/>
                <w:szCs w:val="24"/>
              </w:rPr>
              <w:t>, planning, or leadership documents.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350CE95" w14:textId="77777777" w:rsidR="00A465E2" w:rsidRPr="001B6974" w:rsidRDefault="00A465E2" w:rsidP="00CB7C29">
            <w:pPr>
              <w:pStyle w:val="TableText"/>
              <w:rPr>
                <w:rFonts w:ascii="Aptos Narrow" w:eastAsiaTheme="minorHAnsi" w:hAnsi="Aptos Narrow"/>
                <w:color w:val="auto"/>
                <w:kern w:val="2"/>
                <w:sz w:val="24"/>
                <w:szCs w:val="24"/>
                <w14:ligatures w14:val="standardContextual"/>
              </w:rPr>
            </w:pPr>
            <w:r w:rsidRPr="001B6974">
              <w:rPr>
                <w:rFonts w:ascii="Aptos Narrow" w:eastAsiaTheme="minorHAnsi" w:hAnsi="Aptos Narrow"/>
                <w:color w:val="auto"/>
                <w:kern w:val="2"/>
                <w:sz w:val="24"/>
                <w:szCs w:val="24"/>
                <w14:ligatures w14:val="standardContextual"/>
              </w:rPr>
              <w:t>Reuse is focused on APDs and some project-related documents.</w:t>
            </w:r>
          </w:p>
          <w:p w14:paraId="13C86A03" w14:textId="2E120877" w:rsidR="00A465E2" w:rsidRPr="001B6974" w:rsidRDefault="00A465E2" w:rsidP="0079625B">
            <w:pPr>
              <w:pStyle w:val="TableText"/>
              <w:spacing w:before="240"/>
              <w:rPr>
                <w:rFonts w:ascii="Aptos Narrow" w:eastAsiaTheme="minorHAnsi" w:hAnsi="Aptos Narrow"/>
                <w:color w:val="auto"/>
                <w:kern w:val="2"/>
                <w:sz w:val="24"/>
                <w:szCs w:val="24"/>
                <w14:ligatures w14:val="standardContextual"/>
              </w:rPr>
            </w:pPr>
            <w:r w:rsidRPr="001B6974">
              <w:rPr>
                <w:rFonts w:ascii="Aptos Narrow" w:eastAsiaTheme="minorHAnsi" w:hAnsi="Aptos Narrow"/>
                <w:color w:val="auto"/>
                <w:kern w:val="2"/>
                <w:sz w:val="24"/>
                <w:szCs w:val="24"/>
                <w14:ligatures w14:val="standardContextual"/>
              </w:rPr>
              <w:t>Inconsistent reuse across leadership documents, and external communications.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A97A32D" w14:textId="04DB8B03" w:rsidR="00A465E2" w:rsidRPr="001B6974" w:rsidRDefault="00A465E2" w:rsidP="00A465E2">
            <w:pPr>
              <w:pStyle w:val="TableText"/>
              <w:rPr>
                <w:rFonts w:ascii="Aptos Narrow" w:eastAsiaTheme="minorHAnsi" w:hAnsi="Aptos Narrow"/>
                <w:color w:val="auto"/>
                <w:kern w:val="2"/>
                <w:sz w:val="24"/>
                <w:szCs w:val="24"/>
                <w14:ligatures w14:val="standardContextual"/>
              </w:rPr>
            </w:pPr>
            <w:r w:rsidRPr="001B6974">
              <w:rPr>
                <w:rFonts w:ascii="Aptos Narrow" w:eastAsiaTheme="minorHAnsi" w:hAnsi="Aptos Narrow"/>
                <w:color w:val="auto"/>
                <w:kern w:val="2"/>
                <w:sz w:val="24"/>
                <w:szCs w:val="24"/>
                <w14:ligatures w14:val="standardContextual"/>
              </w:rPr>
              <w:t>Reuse is consistent and intentional across APDs, project documents, and leadership and external communications.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65B9DA8" w14:textId="75709408" w:rsidR="00A465E2" w:rsidRPr="001B6974" w:rsidRDefault="00A465E2" w:rsidP="00A465E2">
            <w:pPr>
              <w:pStyle w:val="TableText"/>
              <w:rPr>
                <w:rFonts w:ascii="Aptos Narrow" w:eastAsiaTheme="minorHAnsi" w:hAnsi="Aptos Narrow"/>
                <w:color w:val="auto"/>
                <w:kern w:val="2"/>
                <w:sz w:val="24"/>
                <w:szCs w:val="24"/>
                <w14:ligatures w14:val="standardContextual"/>
              </w:rPr>
            </w:pPr>
            <w:r w:rsidRPr="001B6974">
              <w:rPr>
                <w:rFonts w:ascii="Aptos Narrow" w:eastAsiaTheme="minorHAnsi" w:hAnsi="Aptos Narrow"/>
                <w:color w:val="auto"/>
                <w:kern w:val="2"/>
                <w:sz w:val="24"/>
                <w:szCs w:val="24"/>
                <w14:ligatures w14:val="standardContextual"/>
              </w:rPr>
              <w:t>Seamless reuse across systems and communications, which improves coherence and efficiency.</w:t>
            </w:r>
          </w:p>
        </w:tc>
      </w:tr>
    </w:tbl>
    <w:p w14:paraId="4B6E5C50" w14:textId="77777777" w:rsidR="00BD6168" w:rsidRDefault="00BD6168">
      <w:pPr>
        <w:rPr>
          <w:rFonts w:ascii="Aptos Display" w:eastAsia="Aptos Display" w:hAnsi="Aptos Display" w:cs="Aptos Display"/>
          <w:color w:val="0F4761" w:themeColor="accent1" w:themeShade="BF"/>
          <w:sz w:val="36"/>
          <w:szCs w:val="36"/>
        </w:rPr>
      </w:pPr>
      <w:r>
        <w:rPr>
          <w:rFonts w:ascii="Aptos Display" w:eastAsia="Aptos Display" w:hAnsi="Aptos Display" w:cs="Aptos Display"/>
          <w:sz w:val="36"/>
          <w:szCs w:val="36"/>
        </w:rPr>
        <w:br w:type="page"/>
      </w:r>
    </w:p>
    <w:p w14:paraId="6978CAC8" w14:textId="4C3B2EE7" w:rsidR="2BBEB4DB" w:rsidRDefault="00533004" w:rsidP="009C0445">
      <w:pPr>
        <w:pStyle w:val="Heading2"/>
        <w:rPr>
          <w:color w:val="0078D4"/>
        </w:rPr>
      </w:pPr>
      <w:bookmarkStart w:id="9" w:name="_Toc230872711"/>
      <w:r>
        <w:lastRenderedPageBreak/>
        <w:t xml:space="preserve">Optional </w:t>
      </w:r>
      <w:r w:rsidR="2BBEB4DB" w:rsidRPr="002B0FA1">
        <w:t>Roles Maturity Criteria</w:t>
      </w:r>
      <w:bookmarkEnd w:id="9"/>
    </w:p>
    <w:p w14:paraId="1A648321" w14:textId="526DEF03" w:rsidR="00F60DFA" w:rsidRPr="00D50403" w:rsidRDefault="00F60DFA" w:rsidP="009C0445">
      <w:pPr>
        <w:pStyle w:val="Heading3"/>
      </w:pPr>
      <w:bookmarkStart w:id="10" w:name="_Toc230872712"/>
      <w:r w:rsidRPr="00D50403">
        <w:t xml:space="preserve">Table </w:t>
      </w:r>
      <w:r w:rsidR="005C763D">
        <w:t>7</w:t>
      </w:r>
      <w:r w:rsidRPr="00D50403">
        <w:t xml:space="preserve">: Aspect – </w:t>
      </w:r>
      <w:r w:rsidR="0062751A">
        <w:t xml:space="preserve">Organizational Goals </w:t>
      </w:r>
      <w:r w:rsidR="00823171">
        <w:t>Alignment</w:t>
      </w:r>
      <w:bookmarkEnd w:id="10"/>
    </w:p>
    <w:p w14:paraId="1D074083" w14:textId="5E7736C8" w:rsidR="00F60DFA" w:rsidRPr="00CB7C29" w:rsidRDefault="00E21E9C" w:rsidP="00F60DFA">
      <w:pPr>
        <w:rPr>
          <w:i/>
          <w:iCs/>
        </w:rPr>
      </w:pPr>
      <w:r w:rsidRPr="002B0FA1">
        <w:rPr>
          <w:rFonts w:ascii="Arial" w:hAnsi="Arial" w:cs="Arial"/>
          <w:i/>
          <w:iCs/>
          <w:color w:val="333333"/>
          <w:shd w:val="clear" w:color="auto" w:fill="FFFFFF"/>
        </w:rPr>
        <w:t>To what extent do organizational goals align</w:t>
      </w:r>
      <w:r w:rsidR="00EC59D7" w:rsidRPr="002B0FA1">
        <w:rPr>
          <w:rFonts w:ascii="Arial" w:hAnsi="Arial" w:cs="Arial"/>
          <w:i/>
          <w:iCs/>
          <w:color w:val="333333"/>
          <w:shd w:val="clear" w:color="auto" w:fill="FFFFFF"/>
        </w:rPr>
        <w:t xml:space="preserve"> </w:t>
      </w:r>
      <w:r w:rsidR="00BC3074" w:rsidRPr="002B0FA1">
        <w:rPr>
          <w:rFonts w:ascii="Arial" w:hAnsi="Arial" w:cs="Arial"/>
          <w:i/>
          <w:iCs/>
          <w:color w:val="333333"/>
          <w:shd w:val="clear" w:color="auto" w:fill="FFFFFF"/>
        </w:rPr>
        <w:t>around shared, enterprise-wide Medicaid goals?</w:t>
      </w:r>
    </w:p>
    <w:tbl>
      <w:tblPr>
        <w:tblW w:w="5409" w:type="pct"/>
        <w:tblLayout w:type="fixed"/>
        <w:tblCellMar>
          <w:left w:w="14" w:type="dxa"/>
          <w:right w:w="14" w:type="dxa"/>
        </w:tblCellMar>
        <w:tblLook w:val="0420" w:firstRow="1" w:lastRow="0" w:firstColumn="0" w:lastColumn="0" w:noHBand="0" w:noVBand="1"/>
        <w:tblCaption w:val="Table 7: Aspect – Organizational Goals Alignment"/>
        <w:tblDescription w:val="Table 7 provides five levels of maturity criteria  for the aspect – Organizational Goals Alignment, within the Enterprise Architecture (EA) - Roles (Optional) Maturity Criteria."/>
      </w:tblPr>
      <w:tblGrid>
        <w:gridCol w:w="1699"/>
        <w:gridCol w:w="2462"/>
        <w:gridCol w:w="2462"/>
        <w:gridCol w:w="2462"/>
        <w:gridCol w:w="2462"/>
        <w:gridCol w:w="2462"/>
      </w:tblGrid>
      <w:tr w:rsidR="00F60DFA" w:rsidRPr="00CB7C29" w14:paraId="2847A475"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42ABEB" w14:textId="08F1A96C"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CA3768" w14:textId="587A0D92"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4DDFAC7" w14:textId="626EA331"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2EA701F" w14:textId="497772C1"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6DC2836" w14:textId="067A3BCB"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C93AC58" w14:textId="6B3C4B6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5: Optimized</w:t>
            </w:r>
          </w:p>
        </w:tc>
      </w:tr>
      <w:tr w:rsidR="00BC2D02" w:rsidRPr="00CB7C29" w14:paraId="34A44DF0"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F7CD2FA" w14:textId="0BF3E12B" w:rsidR="00BC2D02" w:rsidRPr="00CB7C29" w:rsidRDefault="00BC2D02" w:rsidP="00BC2D02">
            <w:pPr>
              <w:pStyle w:val="TableText"/>
              <w:keepNext/>
              <w:keepLines/>
              <w:rPr>
                <w:rFonts w:ascii="Aptos Narrow" w:hAnsi="Aptos Narrow"/>
                <w:b/>
                <w:bCs/>
                <w:sz w:val="24"/>
                <w:szCs w:val="24"/>
              </w:rPr>
            </w:pPr>
            <w:r w:rsidRPr="00CB7C29">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2B69CAE" w14:textId="77DFA6BE"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Business units operate in silos without clear understanding of enterprise-wide Medicaid goals.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2A5B393" w14:textId="5A0CB3D1"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Organizational goals are defined but not fully communicated across all levels.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9E6EB9C" w14:textId="345B4F3D"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Business units align their roles and processes to support broader Medicaid goals.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AE9BE60" w14:textId="2DFBA9BC"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All roles (internal and external) collaborate to drive enterprise-wide Medicaid program goals, with regular reassessments for alignment.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43948A2" w14:textId="2AAB4B38"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SMA leadership collaborates at the national level to set adaptable, data-driven goals and performance outcomes for the Medicaid program; focus is on improving healthcare and social services delivery and beneficiary well-being nationwide.</w:t>
            </w:r>
          </w:p>
        </w:tc>
      </w:tr>
    </w:tbl>
    <w:p w14:paraId="5A526FF2" w14:textId="77777777" w:rsidR="00BD6168" w:rsidRDefault="00BD6168">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63F0D6AB" w14:textId="0206BDFF" w:rsidR="00F60DFA" w:rsidRPr="00D50403" w:rsidRDefault="00F60DFA" w:rsidP="009C0445">
      <w:pPr>
        <w:pStyle w:val="Heading3"/>
      </w:pPr>
      <w:bookmarkStart w:id="11" w:name="_Toc230872713"/>
      <w:r w:rsidRPr="00D50403">
        <w:lastRenderedPageBreak/>
        <w:t xml:space="preserve">Table </w:t>
      </w:r>
      <w:r w:rsidR="005C763D">
        <w:t>8</w:t>
      </w:r>
      <w:r w:rsidRPr="00D50403">
        <w:t xml:space="preserve">: Aspect – </w:t>
      </w:r>
      <w:r w:rsidR="00E334FA" w:rsidRPr="00E334FA">
        <w:t>Governance &amp; Standardization</w:t>
      </w:r>
      <w:bookmarkEnd w:id="11"/>
    </w:p>
    <w:p w14:paraId="2968593B" w14:textId="1E7D77B1" w:rsidR="00F60DFA" w:rsidRPr="008B16A2" w:rsidRDefault="00AF6DFB" w:rsidP="00F60DFA">
      <w:pPr>
        <w:rPr>
          <w:i/>
          <w:iCs/>
        </w:rPr>
      </w:pPr>
      <w:r w:rsidRPr="002B0FA1">
        <w:rPr>
          <w:rFonts w:ascii="Arial" w:hAnsi="Arial" w:cs="Arial"/>
          <w:i/>
          <w:iCs/>
          <w:color w:val="333333"/>
          <w:shd w:val="clear" w:color="auto" w:fill="FFFFFF"/>
        </w:rPr>
        <w:t xml:space="preserve">To what extent does </w:t>
      </w:r>
      <w:r w:rsidR="002908C7" w:rsidRPr="002B0FA1">
        <w:rPr>
          <w:rFonts w:ascii="Arial" w:hAnsi="Arial" w:cs="Arial"/>
          <w:i/>
          <w:iCs/>
          <w:color w:val="333333"/>
          <w:shd w:val="clear" w:color="auto" w:fill="FFFFFF"/>
        </w:rPr>
        <w:t xml:space="preserve">governance </w:t>
      </w:r>
      <w:r w:rsidR="00221AA9" w:rsidRPr="002B0FA1">
        <w:rPr>
          <w:rFonts w:ascii="Arial" w:hAnsi="Arial" w:cs="Arial"/>
          <w:i/>
          <w:iCs/>
          <w:color w:val="333333"/>
          <w:shd w:val="clear" w:color="auto" w:fill="FFFFFF"/>
        </w:rPr>
        <w:t xml:space="preserve">support </w:t>
      </w:r>
      <w:r w:rsidR="004B6BF3" w:rsidRPr="002B0FA1">
        <w:rPr>
          <w:rFonts w:ascii="Arial" w:hAnsi="Arial" w:cs="Arial"/>
          <w:i/>
          <w:iCs/>
          <w:color w:val="333333"/>
          <w:shd w:val="clear" w:color="auto" w:fill="FFFFFF"/>
        </w:rPr>
        <w:t>data</w:t>
      </w:r>
      <w:r w:rsidR="00BA32CE" w:rsidRPr="002B0FA1">
        <w:rPr>
          <w:rFonts w:ascii="Arial" w:hAnsi="Arial" w:cs="Arial"/>
          <w:i/>
          <w:iCs/>
          <w:color w:val="333333"/>
          <w:shd w:val="clear" w:color="auto" w:fill="FFFFFF"/>
        </w:rPr>
        <w:t>-driven solutions</w:t>
      </w:r>
      <w:r w:rsidR="004B6BF3" w:rsidRPr="002B0FA1">
        <w:rPr>
          <w:rFonts w:ascii="Arial" w:hAnsi="Arial" w:cs="Arial"/>
          <w:i/>
          <w:iCs/>
          <w:color w:val="333333"/>
          <w:shd w:val="clear" w:color="auto" w:fill="FFFFFF"/>
        </w:rPr>
        <w:t xml:space="preserve"> and standardization</w:t>
      </w:r>
      <w:r w:rsidR="008B16A2" w:rsidRPr="002B0FA1">
        <w:rPr>
          <w:rFonts w:ascii="Arial" w:hAnsi="Arial" w:cs="Arial"/>
          <w:i/>
          <w:iCs/>
          <w:color w:val="333333"/>
          <w:shd w:val="clear" w:color="auto" w:fill="FFFFFF"/>
        </w:rPr>
        <w:t xml:space="preserve"> of processes</w:t>
      </w:r>
      <w:r w:rsidR="00685A33" w:rsidRPr="002B0FA1">
        <w:rPr>
          <w:rFonts w:ascii="Arial" w:hAnsi="Arial" w:cs="Arial"/>
          <w:i/>
          <w:iCs/>
          <w:color w:val="333333"/>
          <w:shd w:val="clear" w:color="auto" w:fill="FFFFFF"/>
        </w:rPr>
        <w:t xml:space="preserve"> which are shared more broadly</w:t>
      </w:r>
      <w:r w:rsidR="008B16A2" w:rsidRPr="002B0FA1">
        <w:rPr>
          <w:rFonts w:ascii="Arial" w:hAnsi="Arial" w:cs="Arial"/>
          <w:i/>
          <w:iCs/>
          <w:color w:val="333333"/>
          <w:shd w:val="clear" w:color="auto" w:fill="FFFFFF"/>
        </w:rPr>
        <w:t>?</w:t>
      </w:r>
    </w:p>
    <w:tbl>
      <w:tblPr>
        <w:tblW w:w="5409" w:type="pct"/>
        <w:tblLayout w:type="fixed"/>
        <w:tblCellMar>
          <w:left w:w="14" w:type="dxa"/>
          <w:right w:w="14" w:type="dxa"/>
        </w:tblCellMar>
        <w:tblLook w:val="0420" w:firstRow="1" w:lastRow="0" w:firstColumn="0" w:lastColumn="0" w:noHBand="0" w:noVBand="1"/>
        <w:tblCaption w:val="Table 8: Aspect – Governance &amp; Standardizatoin"/>
        <w:tblDescription w:val="Table 8 provides five levels of maturity criteria  for the aspect – Governance &amp; Standardization, within the Enterprise Architecture (EA) - Roles (Optional) Maturity Criteria."/>
      </w:tblPr>
      <w:tblGrid>
        <w:gridCol w:w="1699"/>
        <w:gridCol w:w="2462"/>
        <w:gridCol w:w="2462"/>
        <w:gridCol w:w="2462"/>
        <w:gridCol w:w="2462"/>
        <w:gridCol w:w="2462"/>
      </w:tblGrid>
      <w:tr w:rsidR="00F60DFA" w:rsidRPr="00CB7C29" w14:paraId="2528121E"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333F09F" w14:textId="43E5EC1A"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AA2C27B" w14:textId="03258D35"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5A3805E" w14:textId="66B5A32A"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C807648" w14:textId="6141696F"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74683B7" w14:textId="2576A5BC"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ABE64A6" w14:textId="56344DCA"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5: Optimized</w:t>
            </w:r>
          </w:p>
        </w:tc>
      </w:tr>
      <w:tr w:rsidR="001678EB" w:rsidRPr="00CB7C29" w14:paraId="4C558E5D"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D4BCC43" w14:textId="2FF60393" w:rsidR="001678EB" w:rsidRPr="00CB7C29" w:rsidRDefault="001678EB" w:rsidP="001678EB">
            <w:pPr>
              <w:pStyle w:val="TableText"/>
              <w:keepNext/>
              <w:keepLines/>
              <w:rPr>
                <w:rFonts w:ascii="Aptos Narrow" w:hAnsi="Aptos Narrow"/>
                <w:b/>
                <w:bCs/>
                <w:sz w:val="24"/>
                <w:szCs w:val="24"/>
              </w:rPr>
            </w:pPr>
            <w:r w:rsidRPr="00CB7C29">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FE7E522" w14:textId="5732F3BC"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Limited or no formal governance to guide roles or standardize processes.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E4E0511" w14:textId="58BD6377"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Some governance exists, but role clarity and process standardization are inconsistent.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2255476" w14:textId="1C9619CC"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Formal governance structures support role clarity, with standard operating procedures (SOP</w:t>
            </w:r>
            <w:r w:rsidR="00085109">
              <w:rPr>
                <w:rFonts w:ascii="Aptos Narrow" w:hAnsi="Aptos Narrow"/>
                <w:sz w:val="24"/>
                <w:szCs w:val="24"/>
              </w:rPr>
              <w:t>s</w:t>
            </w:r>
            <w:r w:rsidRPr="001B6974">
              <w:rPr>
                <w:rFonts w:ascii="Aptos Narrow" w:hAnsi="Aptos Narrow"/>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D26134D" w14:textId="5E7D37C5"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Enterprise governance bodies actively coordinate roles, processes, and data for continuous improvement and standardization.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8BF420C" w14:textId="04D171C9"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SMA leads data-driven solutions at a national level and collaborates with other SMAs to develop shared business and technical standards that are disseminated nationally to strengthen overall Medicaid service delivery.</w:t>
            </w:r>
          </w:p>
        </w:tc>
      </w:tr>
    </w:tbl>
    <w:p w14:paraId="490B4810"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45017A25" w14:textId="65D5758B" w:rsidR="00F60DFA" w:rsidRPr="00D50403" w:rsidRDefault="00F60DFA" w:rsidP="009C0445">
      <w:pPr>
        <w:pStyle w:val="Heading3"/>
      </w:pPr>
      <w:bookmarkStart w:id="12" w:name="_Toc230872714"/>
      <w:r w:rsidRPr="00D50403">
        <w:lastRenderedPageBreak/>
        <w:t xml:space="preserve">Table </w:t>
      </w:r>
      <w:r w:rsidR="005C763D">
        <w:t>9</w:t>
      </w:r>
      <w:r w:rsidRPr="00D50403">
        <w:t>:</w:t>
      </w:r>
      <w:r w:rsidR="003B21BC">
        <w:t xml:space="preserve"> A</w:t>
      </w:r>
      <w:r w:rsidRPr="00D50403">
        <w:t xml:space="preserve">spect – </w:t>
      </w:r>
      <w:r w:rsidR="008324CB" w:rsidRPr="008324CB">
        <w:t>Communication (Internal / External)</w:t>
      </w:r>
      <w:bookmarkEnd w:id="12"/>
    </w:p>
    <w:p w14:paraId="64B7C42B" w14:textId="7EB78773" w:rsidR="00F60DFA" w:rsidRPr="00CB7C29" w:rsidRDefault="00F90DCA" w:rsidP="00F60DFA">
      <w:pPr>
        <w:rPr>
          <w:i/>
          <w:iCs/>
        </w:rPr>
      </w:pPr>
      <w:r w:rsidRPr="002B0FA1">
        <w:rPr>
          <w:rFonts w:ascii="Arial" w:hAnsi="Arial" w:cs="Arial"/>
          <w:i/>
          <w:iCs/>
          <w:color w:val="333333"/>
          <w:shd w:val="clear" w:color="auto" w:fill="FFFFFF"/>
        </w:rPr>
        <w:t>To what extent is communication integrated across business areas to support Medicaid goals and outcomes?</w:t>
      </w:r>
    </w:p>
    <w:tbl>
      <w:tblPr>
        <w:tblW w:w="5409" w:type="pct"/>
        <w:tblLayout w:type="fixed"/>
        <w:tblCellMar>
          <w:left w:w="14" w:type="dxa"/>
          <w:right w:w="14" w:type="dxa"/>
        </w:tblCellMar>
        <w:tblLook w:val="0420" w:firstRow="1" w:lastRow="0" w:firstColumn="0" w:lastColumn="0" w:noHBand="0" w:noVBand="1"/>
        <w:tblCaption w:val="Table 9: Aspect – Communication (Internal/External)"/>
        <w:tblDescription w:val="Table 9 provides five levels of maturity criteria for the aspect – Communication (Internal/External), within the Enterprise Architecture (EA) - Roles (Optional) Maturity Criteria."/>
      </w:tblPr>
      <w:tblGrid>
        <w:gridCol w:w="1699"/>
        <w:gridCol w:w="2462"/>
        <w:gridCol w:w="2462"/>
        <w:gridCol w:w="2462"/>
        <w:gridCol w:w="2462"/>
        <w:gridCol w:w="2462"/>
      </w:tblGrid>
      <w:tr w:rsidR="00F60DFA" w:rsidRPr="00CB7C29" w14:paraId="3E0C88B0"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8ED8095" w14:textId="0DB1438F"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A6AC199" w14:textId="2F99197F"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227BD2" w14:textId="3A239029"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3F4E075" w14:textId="015E5183"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453D90D" w14:textId="1A69AF30"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F183094" w14:textId="7C789705"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5: Optimized</w:t>
            </w:r>
          </w:p>
        </w:tc>
      </w:tr>
      <w:tr w:rsidR="001F00AA" w:rsidRPr="00CB7C29" w14:paraId="38DBE2B5"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1E4A980" w14:textId="18CDF328" w:rsidR="001F00AA" w:rsidRPr="00CB7C29" w:rsidRDefault="001F00AA" w:rsidP="001F00AA">
            <w:pPr>
              <w:pStyle w:val="TableText"/>
              <w:keepNext/>
              <w:keepLines/>
              <w:rPr>
                <w:rFonts w:ascii="Aptos Narrow" w:hAnsi="Aptos Narrow"/>
                <w:b/>
                <w:bCs/>
                <w:sz w:val="24"/>
                <w:szCs w:val="24"/>
              </w:rPr>
            </w:pPr>
            <w:r w:rsidRPr="00CB7C29">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C4733A5" w14:textId="3D7E6FFD" w:rsidR="001F00AA" w:rsidRPr="001B6974" w:rsidRDefault="001F00AA" w:rsidP="001F00AA">
            <w:pPr>
              <w:pStyle w:val="TableText"/>
              <w:rPr>
                <w:rFonts w:ascii="Aptos Narrow" w:hAnsi="Aptos Narrow"/>
                <w:color w:val="000000"/>
                <w:sz w:val="24"/>
                <w:szCs w:val="24"/>
              </w:rPr>
            </w:pPr>
            <w:r w:rsidRPr="001B6974">
              <w:rPr>
                <w:rFonts w:ascii="Aptos Narrow" w:hAnsi="Aptos Narrow"/>
                <w:sz w:val="24"/>
                <w:szCs w:val="24"/>
              </w:rPr>
              <w:t>Minimal communication between leadership, business, and technical units.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29517DD" w14:textId="369B1627" w:rsidR="001F00AA" w:rsidRPr="001B6974" w:rsidRDefault="001F00AA" w:rsidP="001F00AA">
            <w:pPr>
              <w:pStyle w:val="TableText"/>
              <w:rPr>
                <w:rFonts w:ascii="Aptos Narrow" w:hAnsi="Aptos Narrow"/>
                <w:color w:val="000000"/>
                <w:sz w:val="24"/>
                <w:szCs w:val="24"/>
              </w:rPr>
            </w:pPr>
            <w:r w:rsidRPr="001B6974">
              <w:rPr>
                <w:rFonts w:ascii="Aptos Narrow" w:hAnsi="Aptos Narrow"/>
                <w:sz w:val="24"/>
                <w:szCs w:val="24"/>
              </w:rPr>
              <w:t>Defined communication channels exist but are not used consistently.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CC1385F" w14:textId="76AD9674" w:rsidR="001F00AA" w:rsidRPr="001B6974" w:rsidRDefault="001F00AA" w:rsidP="001F00AA">
            <w:pPr>
              <w:pStyle w:val="TableText"/>
              <w:rPr>
                <w:rFonts w:ascii="Aptos Narrow" w:hAnsi="Aptos Narrow"/>
                <w:color w:val="000000"/>
                <w:sz w:val="24"/>
                <w:szCs w:val="24"/>
              </w:rPr>
            </w:pPr>
            <w:r w:rsidRPr="001B6974">
              <w:rPr>
                <w:rFonts w:ascii="Aptos Narrow" w:hAnsi="Aptos Narrow"/>
                <w:sz w:val="24"/>
                <w:szCs w:val="24"/>
              </w:rPr>
              <w:t>Regular cross-unit communication occurs, including with external partners like Managed Care Organizations (MCO) and vendors.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B9C9278" w14:textId="7C71DA7F" w:rsidR="001F00AA" w:rsidRPr="001B6974" w:rsidRDefault="001F00AA" w:rsidP="001F00AA">
            <w:pPr>
              <w:pStyle w:val="TableText"/>
              <w:rPr>
                <w:rFonts w:ascii="Aptos Narrow" w:hAnsi="Aptos Narrow"/>
                <w:sz w:val="24"/>
                <w:szCs w:val="24"/>
              </w:rPr>
            </w:pPr>
            <w:r w:rsidRPr="001B6974">
              <w:rPr>
                <w:rFonts w:ascii="Aptos Narrow" w:hAnsi="Aptos Narrow"/>
                <w:sz w:val="24"/>
                <w:szCs w:val="24"/>
              </w:rPr>
              <w:t>Transparent, enterprise-wide communication ensures all roles understand priorities, responsibilities, and impacts.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6D82BCE" w14:textId="77777777" w:rsidR="001F00AA" w:rsidRPr="001B6974" w:rsidRDefault="001F00AA" w:rsidP="00CB7C29">
            <w:pPr>
              <w:pStyle w:val="TableText"/>
              <w:rPr>
                <w:rFonts w:ascii="Aptos Narrow" w:hAnsi="Aptos Narrow"/>
                <w:sz w:val="24"/>
                <w:szCs w:val="24"/>
              </w:rPr>
            </w:pPr>
            <w:r w:rsidRPr="001B6974">
              <w:rPr>
                <w:rFonts w:ascii="Aptos Narrow" w:hAnsi="Aptos Narrow"/>
                <w:sz w:val="24"/>
                <w:szCs w:val="24"/>
              </w:rPr>
              <w:t>Integrates communication across all business areas to align long-term Medicaid goals and performance outcomes.</w:t>
            </w:r>
          </w:p>
          <w:p w14:paraId="1E154672" w14:textId="77777777" w:rsidR="001F00AA" w:rsidRPr="001B6974" w:rsidRDefault="001F00AA" w:rsidP="008F0233">
            <w:pPr>
              <w:pStyle w:val="TableText"/>
              <w:spacing w:before="240"/>
              <w:rPr>
                <w:rFonts w:ascii="Aptos Narrow" w:hAnsi="Aptos Narrow"/>
                <w:sz w:val="24"/>
                <w:szCs w:val="24"/>
              </w:rPr>
            </w:pPr>
            <w:r w:rsidRPr="001B6974">
              <w:rPr>
                <w:rFonts w:ascii="Aptos Narrow" w:hAnsi="Aptos Narrow"/>
                <w:sz w:val="24"/>
                <w:szCs w:val="24"/>
              </w:rPr>
              <w:t>Fosters cooperation with other SMAs, CMS, and external partners nationally.</w:t>
            </w:r>
          </w:p>
          <w:p w14:paraId="60ABC61B" w14:textId="313C3744" w:rsidR="001F00AA" w:rsidRPr="001B6974" w:rsidRDefault="001F00AA" w:rsidP="008F0233">
            <w:pPr>
              <w:pStyle w:val="TableText"/>
              <w:spacing w:before="240"/>
              <w:rPr>
                <w:rFonts w:ascii="Aptos Narrow" w:hAnsi="Aptos Narrow"/>
                <w:sz w:val="24"/>
                <w:szCs w:val="24"/>
              </w:rPr>
            </w:pPr>
            <w:r w:rsidRPr="001B6974">
              <w:rPr>
                <w:rFonts w:ascii="Aptos Narrow" w:hAnsi="Aptos Narrow"/>
                <w:sz w:val="24"/>
                <w:szCs w:val="24"/>
              </w:rPr>
              <w:t>The Agency is recognized for its leadership in sharing solutions, provider enrollment process needs, and best practices.</w:t>
            </w:r>
          </w:p>
        </w:tc>
      </w:tr>
    </w:tbl>
    <w:p w14:paraId="05B49141"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6B000538" w14:textId="78C7026A" w:rsidR="00F60DFA" w:rsidRPr="00D50403" w:rsidRDefault="00F60DFA" w:rsidP="009C0445">
      <w:pPr>
        <w:pStyle w:val="Heading3"/>
      </w:pPr>
      <w:bookmarkStart w:id="13" w:name="_Toc230872715"/>
      <w:r w:rsidRPr="00D50403">
        <w:lastRenderedPageBreak/>
        <w:t xml:space="preserve">Table </w:t>
      </w:r>
      <w:r w:rsidR="005C763D">
        <w:t>10</w:t>
      </w:r>
      <w:r w:rsidRPr="00D50403">
        <w:t xml:space="preserve">: Aspect – </w:t>
      </w:r>
      <w:r w:rsidR="00FC257B" w:rsidRPr="00FC257B">
        <w:t>Culture &amp; Leadership</w:t>
      </w:r>
      <w:bookmarkEnd w:id="13"/>
    </w:p>
    <w:p w14:paraId="7AD51540" w14:textId="627E5EC3" w:rsidR="00F60DFA" w:rsidRPr="00CB7C29" w:rsidRDefault="0036684C" w:rsidP="00F60DFA">
      <w:pPr>
        <w:rPr>
          <w:i/>
          <w:iCs/>
        </w:rPr>
      </w:pPr>
      <w:r>
        <w:rPr>
          <w:rFonts w:ascii="Arial" w:hAnsi="Arial" w:cs="Arial"/>
          <w:i/>
          <w:iCs/>
          <w:color w:val="333333"/>
          <w:shd w:val="clear" w:color="auto" w:fill="FFFFFF"/>
        </w:rPr>
        <w:t xml:space="preserve">To what extent does </w:t>
      </w:r>
      <w:r w:rsidR="003223B6">
        <w:rPr>
          <w:rFonts w:ascii="Arial" w:hAnsi="Arial" w:cs="Arial"/>
          <w:i/>
          <w:iCs/>
          <w:color w:val="333333"/>
          <w:shd w:val="clear" w:color="auto" w:fill="FFFFFF"/>
        </w:rPr>
        <w:t>leadership</w:t>
      </w:r>
      <w:r>
        <w:rPr>
          <w:rFonts w:ascii="Arial" w:hAnsi="Arial" w:cs="Arial"/>
          <w:i/>
          <w:iCs/>
          <w:color w:val="333333"/>
          <w:shd w:val="clear" w:color="auto" w:fill="FFFFFF"/>
        </w:rPr>
        <w:t xml:space="preserve"> support </w:t>
      </w:r>
      <w:r w:rsidR="00161145">
        <w:rPr>
          <w:rFonts w:ascii="Arial" w:hAnsi="Arial" w:cs="Arial"/>
          <w:i/>
          <w:iCs/>
          <w:color w:val="333333"/>
          <w:shd w:val="clear" w:color="auto" w:fill="FFFFFF"/>
        </w:rPr>
        <w:t>a</w:t>
      </w:r>
      <w:r>
        <w:rPr>
          <w:rFonts w:ascii="Arial" w:hAnsi="Arial" w:cs="Arial"/>
          <w:i/>
          <w:iCs/>
          <w:color w:val="333333"/>
          <w:shd w:val="clear" w:color="auto" w:fill="FFFFFF"/>
        </w:rPr>
        <w:t xml:space="preserve"> culture</w:t>
      </w:r>
      <w:r w:rsidR="00161145">
        <w:rPr>
          <w:rFonts w:ascii="Arial" w:hAnsi="Arial" w:cs="Arial"/>
          <w:i/>
          <w:iCs/>
          <w:color w:val="333333"/>
          <w:shd w:val="clear" w:color="auto" w:fill="FFFFFF"/>
        </w:rPr>
        <w:t xml:space="preserve"> of continuous learning and collaboration</w:t>
      </w:r>
      <w:r w:rsidR="00DD4031">
        <w:rPr>
          <w:rFonts w:ascii="Arial" w:hAnsi="Arial" w:cs="Arial"/>
          <w:i/>
          <w:iCs/>
          <w:color w:val="333333"/>
          <w:shd w:val="clear" w:color="auto" w:fill="FFFFFF"/>
        </w:rPr>
        <w:t>?</w:t>
      </w:r>
    </w:p>
    <w:tbl>
      <w:tblPr>
        <w:tblW w:w="5409" w:type="pct"/>
        <w:tblLayout w:type="fixed"/>
        <w:tblCellMar>
          <w:left w:w="14" w:type="dxa"/>
          <w:right w:w="14" w:type="dxa"/>
        </w:tblCellMar>
        <w:tblLook w:val="0420" w:firstRow="1" w:lastRow="0" w:firstColumn="0" w:lastColumn="0" w:noHBand="0" w:noVBand="1"/>
        <w:tblCaption w:val="Table 10: Aspect – Culture &amp; Leadership"/>
        <w:tblDescription w:val="Table 10 provides five levels of maturity criteria for the aspect – Culture &amp; Leadership, within the Enterprise Architecture (EA) - Roles (Optional) Maturity Criteria."/>
      </w:tblPr>
      <w:tblGrid>
        <w:gridCol w:w="1699"/>
        <w:gridCol w:w="2462"/>
        <w:gridCol w:w="2462"/>
        <w:gridCol w:w="2462"/>
        <w:gridCol w:w="2462"/>
        <w:gridCol w:w="2462"/>
      </w:tblGrid>
      <w:tr w:rsidR="00F60DFA" w:rsidRPr="00CB7C29" w14:paraId="1B4706B2"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3FA2A14" w14:textId="24722F3C"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F2D1244" w14:textId="394682BE"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8F1F4FA" w14:textId="607A12E4"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54FE333" w14:textId="46339D6E"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4CC0734" w14:textId="452B4E51"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B70BA8" w14:textId="7B7850FE"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5: Optimized</w:t>
            </w:r>
          </w:p>
        </w:tc>
      </w:tr>
      <w:tr w:rsidR="005E1380" w:rsidRPr="00CB7C29" w14:paraId="61BFE7DA"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ED8AC44" w14:textId="12EC92F1" w:rsidR="005E1380" w:rsidRPr="00CB7C29" w:rsidRDefault="005E1380" w:rsidP="005E1380">
            <w:pPr>
              <w:pStyle w:val="TableText"/>
              <w:keepNext/>
              <w:keepLines/>
              <w:rPr>
                <w:rFonts w:ascii="Aptos Narrow" w:hAnsi="Aptos Narrow"/>
                <w:b/>
                <w:bCs/>
                <w:sz w:val="24"/>
                <w:szCs w:val="24"/>
              </w:rPr>
            </w:pPr>
            <w:r w:rsidRPr="00CB7C29">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95558C3" w14:textId="335B41EB" w:rsidR="005E1380" w:rsidRPr="0022650C"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lacks visibility into workloads and resource capacity; roles are reactive.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A3B0330" w14:textId="4EFCB434" w:rsidR="005E1380" w:rsidRPr="0022650C"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begins assessing role capacity but lacks full enterprise insight.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4F613D0" w14:textId="4F9A14F1" w:rsidR="005E1380" w:rsidRPr="0022650C"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proactively manages workloads and roles based on enterprise needs and priorities.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F63086C" w14:textId="65224A86" w:rsidR="005E1380" w:rsidRPr="0022650C"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fosters a culture of collaboration and continuous learning across internal and external roles.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5470CBA" w14:textId="6F91E2E0" w:rsidR="005E1380" w:rsidRPr="0022650C"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supports internal change agents to align culture, strategy, and resources with long-term Medicaid goals.</w:t>
            </w:r>
          </w:p>
        </w:tc>
      </w:tr>
    </w:tbl>
    <w:p w14:paraId="2D3E6779"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784D214B" w14:textId="14B2DFBF" w:rsidR="001F00AA" w:rsidRPr="00D50403" w:rsidRDefault="001F00AA" w:rsidP="009C0445">
      <w:pPr>
        <w:pStyle w:val="Heading3"/>
      </w:pPr>
      <w:bookmarkStart w:id="14" w:name="_Toc230872716"/>
      <w:r w:rsidRPr="00D50403">
        <w:lastRenderedPageBreak/>
        <w:t xml:space="preserve">Table </w:t>
      </w:r>
      <w:r w:rsidR="005C763D">
        <w:t>11</w:t>
      </w:r>
      <w:r w:rsidRPr="00D50403">
        <w:t xml:space="preserve">: Aspect – </w:t>
      </w:r>
      <w:r w:rsidR="00F856A8" w:rsidRPr="00F856A8">
        <w:t>Resourcing Capacity (Staffing, Training, Recruitment</w:t>
      </w:r>
      <w:r w:rsidR="00FC0C7D">
        <w:t>)</w:t>
      </w:r>
      <w:bookmarkEnd w:id="14"/>
    </w:p>
    <w:p w14:paraId="42032BEA" w14:textId="15D05B0C" w:rsidR="001F00AA" w:rsidRPr="00CB7C29" w:rsidRDefault="007A2FF9" w:rsidP="001F00AA">
      <w:pPr>
        <w:rPr>
          <w:i/>
          <w:iCs/>
        </w:rPr>
      </w:pPr>
      <w:r w:rsidRPr="002B0FA1">
        <w:rPr>
          <w:rFonts w:ascii="Arial" w:hAnsi="Arial" w:cs="Arial"/>
          <w:i/>
          <w:iCs/>
          <w:color w:val="333333"/>
          <w:shd w:val="clear" w:color="auto" w:fill="FFFFFF"/>
        </w:rPr>
        <w:t>How</w:t>
      </w:r>
      <w:r w:rsidR="00B5616C" w:rsidRPr="002B0FA1">
        <w:rPr>
          <w:rFonts w:ascii="Arial" w:hAnsi="Arial" w:cs="Arial"/>
          <w:i/>
          <w:iCs/>
          <w:color w:val="333333"/>
          <w:shd w:val="clear" w:color="auto" w:fill="FFFFFF"/>
        </w:rPr>
        <w:t xml:space="preserve"> are </w:t>
      </w:r>
      <w:r w:rsidR="00C24101" w:rsidRPr="002B0FA1">
        <w:rPr>
          <w:rFonts w:ascii="Arial" w:hAnsi="Arial" w:cs="Arial"/>
          <w:i/>
          <w:iCs/>
          <w:color w:val="333333"/>
          <w:shd w:val="clear" w:color="auto" w:fill="FFFFFF"/>
        </w:rPr>
        <w:t xml:space="preserve">staffing, training, and recruitment processes identified and </w:t>
      </w:r>
      <w:r w:rsidR="00766545" w:rsidRPr="002B0FA1">
        <w:rPr>
          <w:rFonts w:ascii="Arial" w:hAnsi="Arial" w:cs="Arial"/>
          <w:i/>
          <w:iCs/>
          <w:color w:val="333333"/>
          <w:shd w:val="clear" w:color="auto" w:fill="FFFFFF"/>
        </w:rPr>
        <w:t>aligned with program o</w:t>
      </w:r>
      <w:r w:rsidR="009A708D" w:rsidRPr="002B0FA1">
        <w:rPr>
          <w:rFonts w:ascii="Arial" w:hAnsi="Arial" w:cs="Arial"/>
          <w:i/>
          <w:iCs/>
          <w:color w:val="333333"/>
          <w:shd w:val="clear" w:color="auto" w:fill="FFFFFF"/>
        </w:rPr>
        <w:t>bjectives?</w:t>
      </w:r>
    </w:p>
    <w:tbl>
      <w:tblPr>
        <w:tblW w:w="5409" w:type="pct"/>
        <w:tblLayout w:type="fixed"/>
        <w:tblCellMar>
          <w:left w:w="14" w:type="dxa"/>
          <w:right w:w="14" w:type="dxa"/>
        </w:tblCellMar>
        <w:tblLook w:val="0420" w:firstRow="1" w:lastRow="0" w:firstColumn="0" w:lastColumn="0" w:noHBand="0" w:noVBand="1"/>
        <w:tblCaption w:val="Table 11: Aspect – Resource Capacity (Staffing, Training, Recruitment)"/>
        <w:tblDescription w:val="Table 11 provides five levels of maturity criteria for the aspect – Resource Capacity (Staffing, Training, Recruitment), within the Enterprise Architecture (EA) - Roles (Optional) Maturity Criteria."/>
      </w:tblPr>
      <w:tblGrid>
        <w:gridCol w:w="1699"/>
        <w:gridCol w:w="2462"/>
        <w:gridCol w:w="2462"/>
        <w:gridCol w:w="2462"/>
        <w:gridCol w:w="2462"/>
        <w:gridCol w:w="2462"/>
      </w:tblGrid>
      <w:tr w:rsidR="001F00AA" w:rsidRPr="00CB7C29" w14:paraId="34631866"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EB8789E" w14:textId="296F96E0"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5F7F93F" w14:textId="620A3008"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521DA67"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2: </w:t>
            </w:r>
          </w:p>
          <w:p w14:paraId="1EC46634"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F91A8FD" w14:textId="3BE1810E"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20CD26B" w14:textId="5520C5A9"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0816E5" w14:textId="5AC28773"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Level 5: Optimized</w:t>
            </w:r>
          </w:p>
        </w:tc>
      </w:tr>
      <w:tr w:rsidR="00162EED" w:rsidRPr="00CB7C29" w14:paraId="038AE5C5"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8ABD1C0" w14:textId="597C5C44" w:rsidR="00162EED" w:rsidRPr="00CB7C29" w:rsidRDefault="00162EED" w:rsidP="00162EED">
            <w:pPr>
              <w:pStyle w:val="TableText"/>
              <w:keepNext/>
              <w:keepLines/>
              <w:rPr>
                <w:rFonts w:ascii="Aptos Narrow" w:hAnsi="Aptos Narrow"/>
                <w:b/>
                <w:bCs/>
                <w:sz w:val="24"/>
                <w:szCs w:val="24"/>
              </w:rPr>
            </w:pPr>
            <w:r w:rsidRPr="00CB7C29">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29AA4A4" w14:textId="554227E3" w:rsidR="00162EED" w:rsidRPr="00374C04" w:rsidRDefault="00162EED" w:rsidP="00162EED">
            <w:pPr>
              <w:pStyle w:val="TableText"/>
              <w:rPr>
                <w:rFonts w:ascii="Aptos Narrow" w:hAnsi="Aptos Narrow"/>
                <w:color w:val="000000"/>
                <w:sz w:val="24"/>
                <w:szCs w:val="24"/>
              </w:rPr>
            </w:pPr>
            <w:r w:rsidRPr="00374C04">
              <w:rPr>
                <w:rFonts w:ascii="Aptos Narrow" w:hAnsi="Aptos Narrow"/>
                <w:sz w:val="24"/>
                <w:szCs w:val="24"/>
              </w:rPr>
              <w:t>SMA struggles to identify gaps in role capacity; staffing is reactive.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1AB0504" w14:textId="6601154A" w:rsidR="00162EED" w:rsidRPr="00374C04" w:rsidRDefault="00162EED" w:rsidP="00162EED">
            <w:pPr>
              <w:pStyle w:val="TableText"/>
              <w:rPr>
                <w:rFonts w:ascii="Aptos Narrow" w:hAnsi="Aptos Narrow"/>
                <w:color w:val="000000"/>
                <w:sz w:val="24"/>
                <w:szCs w:val="24"/>
              </w:rPr>
            </w:pPr>
            <w:r w:rsidRPr="00374C04">
              <w:rPr>
                <w:rFonts w:ascii="Aptos Narrow" w:hAnsi="Aptos Narrow"/>
                <w:sz w:val="24"/>
                <w:szCs w:val="24"/>
              </w:rPr>
              <w:t>Some processes exist for role capacity management (staffing, training, recruitment).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8EC3155" w14:textId="529AB251" w:rsidR="00162EED" w:rsidRPr="00374C04" w:rsidRDefault="00162EED" w:rsidP="00162EED">
            <w:pPr>
              <w:pStyle w:val="TableText"/>
              <w:rPr>
                <w:rFonts w:ascii="Aptos Narrow" w:hAnsi="Aptos Narrow"/>
                <w:color w:val="000000"/>
                <w:sz w:val="24"/>
                <w:szCs w:val="24"/>
              </w:rPr>
            </w:pPr>
            <w:r w:rsidRPr="00374C04">
              <w:rPr>
                <w:rFonts w:ascii="Aptos Narrow" w:hAnsi="Aptos Narrow"/>
                <w:sz w:val="24"/>
                <w:szCs w:val="24"/>
              </w:rPr>
              <w:t>SMA systematically identifies, recruits, and trains staff.</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82D83A3" w14:textId="13B79FA0" w:rsidR="00162EED" w:rsidRPr="00374C04" w:rsidRDefault="00162EED" w:rsidP="00162EED">
            <w:pPr>
              <w:pStyle w:val="TableText"/>
              <w:rPr>
                <w:rFonts w:ascii="Aptos Narrow" w:hAnsi="Aptos Narrow"/>
                <w:color w:val="000000"/>
                <w:sz w:val="24"/>
                <w:szCs w:val="24"/>
              </w:rPr>
            </w:pPr>
            <w:r w:rsidRPr="00374C04">
              <w:rPr>
                <w:rFonts w:ascii="Aptos Narrow" w:hAnsi="Aptos Narrow"/>
                <w:sz w:val="24"/>
                <w:szCs w:val="24"/>
              </w:rPr>
              <w:t>SMA maintains a dynamic capacity model to forecast and meet enterprise role needs, including succession planning and continuous role development.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51FE46D" w14:textId="06737A92" w:rsidR="00162EED" w:rsidRPr="00374C04" w:rsidRDefault="00162EED" w:rsidP="00162EED">
            <w:pPr>
              <w:pStyle w:val="TableText"/>
              <w:rPr>
                <w:rFonts w:ascii="Aptos Narrow" w:hAnsi="Aptos Narrow"/>
                <w:color w:val="000000"/>
                <w:sz w:val="24"/>
                <w:szCs w:val="24"/>
              </w:rPr>
            </w:pPr>
            <w:r w:rsidRPr="00374C04">
              <w:rPr>
                <w:rFonts w:ascii="Aptos Narrow" w:hAnsi="Aptos Narrow"/>
                <w:sz w:val="24"/>
                <w:szCs w:val="24"/>
              </w:rPr>
              <w:t>SMA uses comprehensive planning and advanced analytics to align roles and skills with program objectives, enabling rapid response to required changes while maintaining high service delivery standards.</w:t>
            </w:r>
          </w:p>
        </w:tc>
      </w:tr>
    </w:tbl>
    <w:p w14:paraId="6ABC9D54" w14:textId="77777777" w:rsidR="00BD6168" w:rsidRDefault="00BD6168">
      <w:pPr>
        <w:rPr>
          <w:rFonts w:asciiTheme="majorHAnsi" w:eastAsiaTheme="majorEastAsia" w:hAnsiTheme="majorHAnsi" w:cstheme="majorBidi"/>
          <w:color w:val="0F4761" w:themeColor="accent1" w:themeShade="BF"/>
          <w:sz w:val="36"/>
          <w:szCs w:val="36"/>
        </w:rPr>
      </w:pPr>
      <w:r>
        <w:rPr>
          <w:sz w:val="36"/>
          <w:szCs w:val="36"/>
        </w:rPr>
        <w:br w:type="page"/>
      </w:r>
    </w:p>
    <w:p w14:paraId="4001813F" w14:textId="3CA01B7C" w:rsidR="007307D2" w:rsidRDefault="00FE4AC5" w:rsidP="00980BA7">
      <w:pPr>
        <w:pStyle w:val="Heading2"/>
        <w:sectPr w:rsidR="007307D2" w:rsidSect="001A5E0A">
          <w:footerReference w:type="default" r:id="rId12"/>
          <w:pgSz w:w="15840" w:h="12240" w:orient="landscape"/>
          <w:pgMar w:top="825" w:right="1440" w:bottom="720" w:left="1440" w:header="720" w:footer="144" w:gutter="0"/>
          <w:cols w:space="720"/>
          <w:docGrid w:linePitch="360"/>
        </w:sectPr>
      </w:pPr>
      <w:bookmarkStart w:id="15" w:name="_Toc230872717"/>
      <w:r>
        <w:lastRenderedPageBreak/>
        <w:t xml:space="preserve">Organizational </w:t>
      </w:r>
      <w:r w:rsidR="00AB17E2" w:rsidRPr="00EE791A">
        <w:t>Enterprise</w:t>
      </w:r>
      <w:r w:rsidR="6E572903" w:rsidRPr="00EE791A">
        <w:t xml:space="preserve"> Architecture</w:t>
      </w:r>
      <w:bookmarkEnd w:id="15"/>
      <w:r w:rsidR="6E572903" w:rsidRPr="00EE791A">
        <w:t xml:space="preserve"> </w:t>
      </w:r>
    </w:p>
    <w:p w14:paraId="6B25DC78" w14:textId="7F02C685" w:rsidR="00777ED4" w:rsidRPr="00D50403" w:rsidRDefault="00777ED4" w:rsidP="009C0445">
      <w:pPr>
        <w:pStyle w:val="Heading3"/>
      </w:pPr>
      <w:bookmarkStart w:id="16" w:name="_Toc230872718"/>
      <w:r w:rsidRPr="00D50403">
        <w:t xml:space="preserve">Table </w:t>
      </w:r>
      <w:r w:rsidR="005C763D">
        <w:t>12</w:t>
      </w:r>
      <w:r w:rsidRPr="00D50403">
        <w:t xml:space="preserve">: Aspect – </w:t>
      </w:r>
      <w:r>
        <w:t>Business Capability</w:t>
      </w:r>
      <w:bookmarkEnd w:id="16"/>
    </w:p>
    <w:p w14:paraId="3EFD7DBA" w14:textId="77777777" w:rsidR="00777ED4" w:rsidRDefault="00FF11B3" w:rsidP="00074C0E">
      <w:pPr>
        <w:rPr>
          <w:rFonts w:ascii="Arial" w:hAnsi="Arial" w:cs="Arial"/>
          <w:i/>
          <w:iCs/>
          <w:color w:val="333333"/>
          <w:shd w:val="clear" w:color="auto" w:fill="FFFFFF"/>
        </w:rPr>
      </w:pPr>
      <w:r w:rsidRPr="00666494">
        <w:rPr>
          <w:rFonts w:ascii="Arial" w:hAnsi="Arial" w:cs="Arial"/>
          <w:i/>
          <w:iCs/>
          <w:color w:val="333333"/>
          <w:shd w:val="clear" w:color="auto" w:fill="FFFFFF"/>
        </w:rPr>
        <w:t>How clearly are business capabilities described</w:t>
      </w:r>
      <w:r w:rsidR="00745C3C" w:rsidRPr="00666494">
        <w:rPr>
          <w:rFonts w:ascii="Arial" w:hAnsi="Arial" w:cs="Arial"/>
          <w:i/>
          <w:iCs/>
          <w:color w:val="333333"/>
          <w:shd w:val="clear" w:color="auto" w:fill="FFFFFF"/>
        </w:rPr>
        <w:t xml:space="preserve"> and documented</w:t>
      </w:r>
      <w:r w:rsidRPr="00666494">
        <w:rPr>
          <w:rFonts w:ascii="Arial" w:hAnsi="Arial" w:cs="Arial"/>
          <w:i/>
          <w:iCs/>
          <w:color w:val="333333"/>
          <w:shd w:val="clear" w:color="auto" w:fill="FFFFFF"/>
        </w:rPr>
        <w:t xml:space="preserve">, managed, </w:t>
      </w:r>
      <w:r w:rsidR="00C71086" w:rsidRPr="00666494">
        <w:rPr>
          <w:rFonts w:ascii="Arial" w:hAnsi="Arial" w:cs="Arial"/>
          <w:i/>
          <w:iCs/>
          <w:color w:val="333333"/>
          <w:shd w:val="clear" w:color="auto" w:fill="FFFFFF"/>
        </w:rPr>
        <w:t>measured</w:t>
      </w:r>
      <w:r w:rsidRPr="00666494">
        <w:rPr>
          <w:rFonts w:ascii="Arial" w:hAnsi="Arial" w:cs="Arial"/>
          <w:i/>
          <w:iCs/>
          <w:color w:val="333333"/>
          <w:shd w:val="clear" w:color="auto" w:fill="FFFFFF"/>
        </w:rPr>
        <w:t xml:space="preserve">, and regularly improved so they effectively support the </w:t>
      </w:r>
      <w:r w:rsidR="00C71086" w:rsidRPr="00666494">
        <w:rPr>
          <w:rFonts w:ascii="Arial" w:hAnsi="Arial" w:cs="Arial"/>
          <w:i/>
          <w:iCs/>
          <w:color w:val="333333"/>
          <w:shd w:val="clear" w:color="auto" w:fill="FFFFFF"/>
        </w:rPr>
        <w:t>enterprise</w:t>
      </w:r>
      <w:r w:rsidR="00176FEA">
        <w:rPr>
          <w:rFonts w:ascii="Arial" w:hAnsi="Arial" w:cs="Arial"/>
          <w:i/>
          <w:iCs/>
          <w:color w:val="333333"/>
          <w:shd w:val="clear" w:color="auto" w:fill="FFFFFF"/>
        </w:rPr>
        <w:t>?</w:t>
      </w:r>
    </w:p>
    <w:tbl>
      <w:tblPr>
        <w:tblW w:w="5384" w:type="pct"/>
        <w:tblLayout w:type="fixed"/>
        <w:tblCellMar>
          <w:left w:w="14" w:type="dxa"/>
          <w:right w:w="14" w:type="dxa"/>
        </w:tblCellMar>
        <w:tblLook w:val="0420" w:firstRow="1" w:lastRow="0" w:firstColumn="0" w:lastColumn="0" w:noHBand="0" w:noVBand="1"/>
        <w:tblCaption w:val="Table 12: Aspect- Business Capability"/>
        <w:tblDescription w:val="Table 12 provides five levels of maturity criteria and suggested documentation for the aspect – Business Capibility, within the Enterprise Architecture (EA) Maturity Criteria."/>
      </w:tblPr>
      <w:tblGrid>
        <w:gridCol w:w="1705"/>
        <w:gridCol w:w="2070"/>
        <w:gridCol w:w="2610"/>
        <w:gridCol w:w="2880"/>
        <w:gridCol w:w="2250"/>
        <w:gridCol w:w="2430"/>
      </w:tblGrid>
      <w:tr w:rsidR="00E71FE3" w:rsidRPr="00477275" w14:paraId="2F37495F" w14:textId="77777777">
        <w:trPr>
          <w:trHeight w:val="449"/>
          <w:tblHeader/>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DCD2C74" w14:textId="2EDEE651" w:rsidR="00E71FE3" w:rsidRPr="00477275"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32F167C" w14:textId="73D328A1" w:rsidR="00E71FE3" w:rsidRPr="00477275" w:rsidRDefault="00E71FE3">
            <w:pPr>
              <w:pStyle w:val="TableColumnHeading"/>
              <w:keepNext/>
              <w:keepLines/>
              <w:spacing w:before="60" w:after="60"/>
              <w:rPr>
                <w:rFonts w:ascii="Aptos Narrow" w:hAnsi="Aptos Narrow"/>
                <w:sz w:val="24"/>
                <w:szCs w:val="24"/>
              </w:rPr>
            </w:pPr>
            <w:r w:rsidRPr="00477275">
              <w:rPr>
                <w:rFonts w:ascii="Aptos Narrow" w:hAnsi="Aptos Narrow"/>
                <w:sz w:val="24"/>
                <w:szCs w:val="24"/>
              </w:rPr>
              <w:t>Level 1: Initial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8DEAD3" w14:textId="35EAB441" w:rsidR="00E71FE3" w:rsidRPr="00477275" w:rsidRDefault="00E71FE3" w:rsidP="00262351">
            <w:pPr>
              <w:pStyle w:val="TableColumnHeading"/>
              <w:keepNext/>
              <w:keepLines/>
              <w:spacing w:before="60" w:after="60"/>
              <w:rPr>
                <w:rFonts w:ascii="Aptos Narrow" w:hAnsi="Aptos Narrow"/>
                <w:sz w:val="24"/>
                <w:szCs w:val="24"/>
              </w:rPr>
            </w:pPr>
            <w:r w:rsidRPr="00477275">
              <w:rPr>
                <w:rFonts w:ascii="Aptos Narrow" w:hAnsi="Aptos Narrow"/>
                <w:sz w:val="24"/>
                <w:szCs w:val="24"/>
              </w:rPr>
              <w:t>Level 2: Developing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F7660DE" w14:textId="5854BF92" w:rsidR="00E71FE3" w:rsidRPr="00477275" w:rsidRDefault="00E71FE3">
            <w:pPr>
              <w:pStyle w:val="TableColumnHeading"/>
              <w:keepNext/>
              <w:keepLines/>
              <w:spacing w:before="60" w:after="60"/>
              <w:rPr>
                <w:rFonts w:ascii="Aptos Narrow" w:hAnsi="Aptos Narrow"/>
                <w:sz w:val="24"/>
                <w:szCs w:val="24"/>
              </w:rPr>
            </w:pPr>
            <w:r w:rsidRPr="00477275">
              <w:rPr>
                <w:rFonts w:ascii="Aptos Narrow" w:hAnsi="Aptos Narrow"/>
                <w:sz w:val="24"/>
                <w:szCs w:val="24"/>
              </w:rPr>
              <w:t>Level 3:</w:t>
            </w:r>
            <w:r w:rsidR="00262351">
              <w:rPr>
                <w:rFonts w:ascii="Aptos Narrow" w:hAnsi="Aptos Narrow"/>
                <w:sz w:val="24"/>
                <w:szCs w:val="24"/>
              </w:rPr>
              <w:t xml:space="preserve"> </w:t>
            </w:r>
            <w:r w:rsidRPr="00477275">
              <w:rPr>
                <w:rFonts w:ascii="Aptos Narrow" w:hAnsi="Aptos Narrow"/>
                <w:sz w:val="24"/>
                <w:szCs w:val="24"/>
              </w:rPr>
              <w:t>Defined</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B6EF1AE" w14:textId="4646260C" w:rsidR="00E71FE3" w:rsidRPr="00477275" w:rsidRDefault="00E71FE3">
            <w:pPr>
              <w:pStyle w:val="TableColumnHeading"/>
              <w:keepNext/>
              <w:keepLines/>
              <w:spacing w:before="60" w:after="60"/>
              <w:rPr>
                <w:rFonts w:ascii="Aptos Narrow" w:hAnsi="Aptos Narrow"/>
                <w:sz w:val="24"/>
                <w:szCs w:val="24"/>
              </w:rPr>
            </w:pPr>
            <w:r w:rsidRPr="00477275">
              <w:rPr>
                <w:rFonts w:ascii="Aptos Narrow" w:hAnsi="Aptos Narrow"/>
                <w:sz w:val="24"/>
                <w:szCs w:val="24"/>
              </w:rPr>
              <w:t>Level 4: Managed</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916EAB6" w14:textId="10D4BF19" w:rsidR="00E71FE3" w:rsidRPr="00477275" w:rsidRDefault="00E71FE3" w:rsidP="00262351">
            <w:pPr>
              <w:pStyle w:val="TableColumnHeading"/>
              <w:keepNext/>
              <w:keepLines/>
              <w:spacing w:before="60" w:after="60"/>
              <w:rPr>
                <w:rFonts w:ascii="Aptos Narrow" w:hAnsi="Aptos Narrow"/>
                <w:sz w:val="24"/>
                <w:szCs w:val="24"/>
              </w:rPr>
            </w:pPr>
            <w:r w:rsidRPr="00477275">
              <w:rPr>
                <w:rFonts w:ascii="Aptos Narrow" w:hAnsi="Aptos Narrow"/>
                <w:sz w:val="24"/>
                <w:szCs w:val="24"/>
              </w:rPr>
              <w:t>Level 5: Optimized</w:t>
            </w:r>
          </w:p>
        </w:tc>
      </w:tr>
      <w:tr w:rsidR="00E71FE3" w:rsidRPr="00DF4EFF" w14:paraId="4FBFEB30" w14:textId="77777777">
        <w:trPr>
          <w:trHeight w:val="449"/>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770681A6" w14:textId="77777777" w:rsidR="00E71FE3" w:rsidRPr="00DF4EFF" w:rsidRDefault="00E71FE3">
            <w:pPr>
              <w:pStyle w:val="TableText"/>
              <w:keepNext/>
              <w:keepLines/>
              <w:rPr>
                <w:rFonts w:ascii="Aptos Narrow" w:hAnsi="Aptos Narrow"/>
                <w:b/>
                <w:bCs/>
                <w:sz w:val="24"/>
                <w:szCs w:val="24"/>
              </w:rPr>
            </w:pPr>
            <w:r w:rsidRPr="00DF4EFF">
              <w:rPr>
                <w:rFonts w:ascii="Aptos Narrow" w:hAnsi="Aptos Narrow"/>
                <w:b/>
                <w:bCs/>
                <w:sz w:val="24"/>
                <w:szCs w:val="24"/>
              </w:rPr>
              <w:t>Maturity Criteria</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FA8A9BA" w14:textId="77777777" w:rsidR="00E71FE3" w:rsidRPr="00DF4EFF" w:rsidRDefault="00E71FE3">
            <w:pPr>
              <w:pStyle w:val="TableText"/>
              <w:rPr>
                <w:rFonts w:ascii="Aptos Narrow" w:hAnsi="Aptos Narrow"/>
                <w:color w:val="000000"/>
                <w:sz w:val="24"/>
                <w:szCs w:val="24"/>
              </w:rPr>
            </w:pPr>
            <w:r w:rsidRPr="00DF4EFF">
              <w:rPr>
                <w:rFonts w:ascii="Aptos Narrow" w:hAnsi="Aptos Narrow"/>
                <w:color w:val="000000"/>
                <w:sz w:val="24"/>
                <w:szCs w:val="24"/>
              </w:rPr>
              <w:t xml:space="preserve">The capability has been identified, and the use of the capability has been documented. </w:t>
            </w:r>
          </w:p>
          <w:p w14:paraId="2A9DFEAE" w14:textId="77777777" w:rsidR="00E71FE3" w:rsidRPr="00DF4EFF" w:rsidRDefault="00E71FE3" w:rsidP="008F0233">
            <w:pPr>
              <w:pStyle w:val="TableText"/>
              <w:spacing w:before="240"/>
              <w:rPr>
                <w:rFonts w:ascii="Aptos Narrow" w:hAnsi="Aptos Narrow"/>
                <w:color w:val="000000"/>
                <w:sz w:val="24"/>
                <w:szCs w:val="24"/>
              </w:rPr>
            </w:pPr>
            <w:r w:rsidRPr="00DF4EFF">
              <w:rPr>
                <w:rFonts w:ascii="Aptos Narrow" w:hAnsi="Aptos Narrow"/>
                <w:color w:val="000000"/>
                <w:sz w:val="24"/>
                <w:szCs w:val="24"/>
              </w:rPr>
              <w:t>The capability is not yet fully described across roles, processes, technology, information, or performance measures. Compliance alignment may not yet be fully documented.</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A403381" w14:textId="77777777" w:rsidR="00E71FE3" w:rsidRPr="00DF4EFF" w:rsidRDefault="00E71FE3">
            <w:pPr>
              <w:pStyle w:val="TableText"/>
              <w:rPr>
                <w:rFonts w:ascii="Aptos Narrow" w:hAnsi="Aptos Narrow"/>
                <w:color w:val="000000"/>
                <w:sz w:val="24"/>
                <w:szCs w:val="24"/>
              </w:rPr>
            </w:pPr>
            <w:r>
              <w:rPr>
                <w:rFonts w:ascii="Aptos Narrow" w:hAnsi="Aptos Narrow"/>
                <w:color w:val="000000"/>
                <w:sz w:val="24"/>
                <w:szCs w:val="24"/>
              </w:rPr>
              <w:t>D</w:t>
            </w:r>
            <w:r w:rsidRPr="00DF4EFF">
              <w:rPr>
                <w:rFonts w:ascii="Aptos Narrow" w:hAnsi="Aptos Narrow"/>
                <w:color w:val="000000"/>
                <w:sz w:val="24"/>
                <w:szCs w:val="24"/>
              </w:rPr>
              <w:t>ocumentation of the capability roles, supporting processes, technology, and information</w:t>
            </w:r>
            <w:r>
              <w:rPr>
                <w:rFonts w:ascii="Aptos Narrow" w:hAnsi="Aptos Narrow"/>
                <w:color w:val="000000"/>
                <w:sz w:val="24"/>
                <w:szCs w:val="24"/>
              </w:rPr>
              <w:t xml:space="preserve"> has begun</w:t>
            </w:r>
            <w:r w:rsidRPr="00DF4EFF">
              <w:rPr>
                <w:rFonts w:ascii="Aptos Narrow" w:hAnsi="Aptos Narrow"/>
                <w:color w:val="000000"/>
                <w:sz w:val="24"/>
                <w:szCs w:val="24"/>
              </w:rPr>
              <w:t xml:space="preserve">. The capability complies with state and federal requirements. </w:t>
            </w:r>
          </w:p>
          <w:p w14:paraId="3546B66D" w14:textId="77777777" w:rsidR="00E71FE3" w:rsidRPr="00DF4EFF" w:rsidRDefault="00E71FE3" w:rsidP="008F0233">
            <w:pPr>
              <w:pStyle w:val="TableText"/>
              <w:spacing w:before="240"/>
              <w:rPr>
                <w:rFonts w:ascii="Aptos Narrow" w:hAnsi="Aptos Narrow"/>
                <w:color w:val="000000"/>
                <w:sz w:val="24"/>
                <w:szCs w:val="24"/>
              </w:rPr>
            </w:pPr>
            <w:r w:rsidRPr="00DF4EFF">
              <w:rPr>
                <w:rFonts w:ascii="Aptos Narrow" w:hAnsi="Aptos Narrow"/>
                <w:color w:val="000000"/>
                <w:sz w:val="24"/>
                <w:szCs w:val="24"/>
              </w:rPr>
              <w:t>Capability documentation is in progress but is not yet complete or standardized. Performance measures may still be under development, and enterprise alignment may not yet be established.</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4D14411" w14:textId="77777777" w:rsidR="00E71FE3" w:rsidRPr="00DF4EFF" w:rsidRDefault="00E71FE3">
            <w:pPr>
              <w:pStyle w:val="TableText"/>
              <w:rPr>
                <w:rFonts w:ascii="Aptos Narrow" w:hAnsi="Aptos Narrow"/>
                <w:color w:val="000000"/>
                <w:sz w:val="24"/>
                <w:szCs w:val="24"/>
              </w:rPr>
            </w:pPr>
            <w:r>
              <w:rPr>
                <w:rFonts w:ascii="Aptos Narrow" w:hAnsi="Aptos Narrow"/>
                <w:color w:val="000000"/>
                <w:sz w:val="24"/>
                <w:szCs w:val="24"/>
              </w:rPr>
              <w:t>C</w:t>
            </w:r>
            <w:r w:rsidRPr="00DF4EFF">
              <w:rPr>
                <w:rFonts w:ascii="Aptos Narrow" w:hAnsi="Aptos Narrow"/>
                <w:color w:val="000000"/>
                <w:sz w:val="24"/>
                <w:szCs w:val="24"/>
              </w:rPr>
              <w:t>apability roles, supporting processes, technology and information</w:t>
            </w:r>
            <w:r>
              <w:rPr>
                <w:rFonts w:ascii="Aptos Narrow" w:hAnsi="Aptos Narrow"/>
                <w:color w:val="000000"/>
                <w:sz w:val="24"/>
                <w:szCs w:val="24"/>
              </w:rPr>
              <w:t xml:space="preserve"> are fully defined and documented</w:t>
            </w:r>
            <w:r w:rsidRPr="00DF4EFF">
              <w:rPr>
                <w:rFonts w:ascii="Aptos Narrow" w:hAnsi="Aptos Narrow"/>
                <w:color w:val="000000"/>
                <w:sz w:val="24"/>
                <w:szCs w:val="24"/>
              </w:rPr>
              <w:t xml:space="preserve">. The capability complies with state and federal requirements and the conforms to MES industry - recognized architectural frameworks. The capability is standardized and aligned at the enterprise level. </w:t>
            </w:r>
          </w:p>
          <w:p w14:paraId="3284558E" w14:textId="77777777" w:rsidR="00E71FE3" w:rsidRPr="00DF4EFF" w:rsidRDefault="00E71FE3" w:rsidP="008F0233">
            <w:pPr>
              <w:pStyle w:val="TableText"/>
              <w:spacing w:before="240"/>
              <w:rPr>
                <w:rFonts w:ascii="Aptos Narrow" w:hAnsi="Aptos Narrow"/>
                <w:color w:val="000000"/>
                <w:sz w:val="24"/>
                <w:szCs w:val="24"/>
              </w:rPr>
            </w:pPr>
            <w:r w:rsidRPr="00DF4EFF">
              <w:rPr>
                <w:rFonts w:ascii="Aptos Narrow" w:hAnsi="Aptos Narrow"/>
                <w:color w:val="000000"/>
                <w:sz w:val="24"/>
                <w:szCs w:val="24"/>
              </w:rPr>
              <w:t>The capability is defined and standardized, but performance is not yet actively managed or routinely monitored through metrics.</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9D2F551" w14:textId="77777777" w:rsidR="00E71FE3" w:rsidRPr="00DF4EFF" w:rsidRDefault="00E71FE3">
            <w:pPr>
              <w:pStyle w:val="TableText"/>
              <w:rPr>
                <w:rFonts w:ascii="Aptos Narrow" w:hAnsi="Aptos Narrow"/>
                <w:color w:val="000000"/>
                <w:sz w:val="24"/>
                <w:szCs w:val="24"/>
              </w:rPr>
            </w:pPr>
            <w:r w:rsidRPr="00DF4EFF">
              <w:rPr>
                <w:rFonts w:ascii="Aptos Narrow" w:hAnsi="Aptos Narrow"/>
                <w:color w:val="000000"/>
                <w:sz w:val="24"/>
                <w:szCs w:val="24"/>
              </w:rPr>
              <w:t>The SMA manages the capability for performance and compliance.</w:t>
            </w:r>
            <w:r w:rsidRPr="00DF4EFF" w:rsidDel="00224F1B">
              <w:rPr>
                <w:rFonts w:ascii="Aptos Narrow" w:hAnsi="Aptos Narrow"/>
                <w:color w:val="000000"/>
                <w:sz w:val="24"/>
                <w:szCs w:val="24"/>
              </w:rPr>
              <w:t xml:space="preserve"> </w:t>
            </w:r>
            <w:r>
              <w:rPr>
                <w:rFonts w:ascii="Aptos Narrow" w:hAnsi="Aptos Narrow"/>
                <w:color w:val="000000"/>
                <w:sz w:val="24"/>
                <w:szCs w:val="24"/>
              </w:rPr>
              <w:t>M</w:t>
            </w:r>
            <w:r w:rsidRPr="00DF4EFF">
              <w:rPr>
                <w:rFonts w:ascii="Aptos Narrow" w:hAnsi="Aptos Narrow"/>
                <w:color w:val="000000"/>
                <w:sz w:val="24"/>
                <w:szCs w:val="24"/>
              </w:rPr>
              <w:t>etrics and measures of the capability</w:t>
            </w:r>
            <w:r>
              <w:rPr>
                <w:rFonts w:ascii="Aptos Narrow" w:hAnsi="Aptos Narrow"/>
                <w:color w:val="000000"/>
                <w:sz w:val="24"/>
                <w:szCs w:val="24"/>
              </w:rPr>
              <w:t xml:space="preserve"> are monitored.</w:t>
            </w:r>
          </w:p>
          <w:p w14:paraId="737C8A96" w14:textId="77777777" w:rsidR="00E71FE3" w:rsidRPr="00DF4EFF" w:rsidRDefault="00E71FE3" w:rsidP="008F0233">
            <w:pPr>
              <w:pStyle w:val="TableText"/>
              <w:spacing w:before="240"/>
              <w:rPr>
                <w:rFonts w:ascii="Aptos Narrow" w:hAnsi="Aptos Narrow"/>
                <w:color w:val="000000"/>
                <w:sz w:val="24"/>
                <w:szCs w:val="24"/>
              </w:rPr>
            </w:pPr>
            <w:r w:rsidRPr="00DF4EFF">
              <w:rPr>
                <w:rFonts w:ascii="Aptos Narrow" w:hAnsi="Aptos Narrow"/>
                <w:color w:val="000000"/>
                <w:sz w:val="24"/>
                <w:szCs w:val="24"/>
              </w:rPr>
              <w:t>The capability is monitored and managed, but performance data may not yet be consistently used to drive improvements, investment decisions, or cross-SMA thought leadership.</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BDD9C40" w14:textId="77777777" w:rsidR="00E71FE3" w:rsidRPr="00DF4EFF" w:rsidRDefault="00E71FE3">
            <w:pPr>
              <w:pStyle w:val="TableText"/>
              <w:rPr>
                <w:rFonts w:ascii="Aptos Narrow" w:hAnsi="Aptos Narrow"/>
                <w:color w:val="000000"/>
                <w:sz w:val="24"/>
                <w:szCs w:val="24"/>
              </w:rPr>
            </w:pPr>
            <w:r w:rsidRPr="00DF4EFF">
              <w:rPr>
                <w:rFonts w:ascii="Aptos Narrow" w:hAnsi="Aptos Narrow"/>
                <w:color w:val="000000"/>
                <w:sz w:val="24"/>
                <w:szCs w:val="24"/>
              </w:rPr>
              <w:t>The SMA uses performance monitoring to make improvements to the capability. The SMA is a thought leader for the capability and shares capability information with other SMAs.</w:t>
            </w:r>
          </w:p>
        </w:tc>
      </w:tr>
    </w:tbl>
    <w:p w14:paraId="2E8959AD" w14:textId="77777777" w:rsidR="001A5E0A" w:rsidRDefault="001A5E0A">
      <w:r>
        <w:rPr>
          <w:b/>
          <w:bCs/>
        </w:rPr>
        <w:br w:type="page"/>
      </w:r>
    </w:p>
    <w:tbl>
      <w:tblPr>
        <w:tblW w:w="5384" w:type="pct"/>
        <w:tblLayout w:type="fixed"/>
        <w:tblCellMar>
          <w:left w:w="14" w:type="dxa"/>
          <w:right w:w="14" w:type="dxa"/>
        </w:tblCellMar>
        <w:tblLook w:val="0420" w:firstRow="1" w:lastRow="0" w:firstColumn="0" w:lastColumn="0" w:noHBand="0" w:noVBand="1"/>
        <w:tblCaption w:val="Table 12: Aspect- Business Capability (continued)"/>
        <w:tblDescription w:val="Table 12 (continued) provides five levels of maturity criteria and suggested documentation for the aspect – Business Capibility, within the Enterprise Architecture (EA) Maturity Criteria."/>
      </w:tblPr>
      <w:tblGrid>
        <w:gridCol w:w="1705"/>
        <w:gridCol w:w="2070"/>
        <w:gridCol w:w="2610"/>
        <w:gridCol w:w="2880"/>
        <w:gridCol w:w="2250"/>
        <w:gridCol w:w="2430"/>
      </w:tblGrid>
      <w:tr w:rsidR="00477275" w:rsidRPr="00E445CB" w14:paraId="43DB357C" w14:textId="77777777" w:rsidTr="00E71FE3">
        <w:trPr>
          <w:trHeight w:val="449"/>
          <w:tblHeader/>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FEFDEFD" w14:textId="73EB8CE6"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lastRenderedPageBreak/>
              <w:t xml:space="preserve">Maturity </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04A658E" w14:textId="4CB3EDAF"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Level 1: Initial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72D2ABF" w14:textId="336200AF"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Level 2: Developing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CDC0FF" w14:textId="51C11642"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Level 3: Defined</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271D340" w14:textId="777FD643"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Level 4: Managed</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54E9C9E" w14:textId="1BE7A635"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Level 5: Optimized</w:t>
            </w:r>
          </w:p>
        </w:tc>
      </w:tr>
      <w:tr w:rsidR="00DF4EFF" w:rsidRPr="001B25D3" w14:paraId="719D8383" w14:textId="77777777" w:rsidTr="00E71FE3">
        <w:trPr>
          <w:cantSplit/>
          <w:trHeight w:val="1328"/>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419A3EC" w14:textId="051032E0" w:rsidR="00923D87" w:rsidRDefault="00923D87" w:rsidP="00DF4EFF">
            <w:pPr>
              <w:pStyle w:val="TableText"/>
              <w:rPr>
                <w:rFonts w:ascii="Aptos Narrow" w:hAnsi="Aptos Narrow"/>
                <w:b/>
                <w:bCs/>
                <w:sz w:val="24"/>
                <w:szCs w:val="24"/>
              </w:rPr>
            </w:pPr>
            <w:r>
              <w:rPr>
                <w:rFonts w:ascii="Aptos Narrow" w:hAnsi="Aptos Narrow"/>
                <w:b/>
                <w:bCs/>
                <w:sz w:val="24"/>
                <w:szCs w:val="24"/>
              </w:rPr>
              <w:t>Suggested Documentation</w:t>
            </w:r>
          </w:p>
          <w:p w14:paraId="7D953935" w14:textId="69ADB000" w:rsidR="00923D87" w:rsidRDefault="00C852E2" w:rsidP="001A5E0A">
            <w:pPr>
              <w:pStyle w:val="TableText"/>
              <w:spacing w:before="240"/>
              <w:rPr>
                <w:rFonts w:ascii="Aptos Narrow" w:hAnsi="Aptos Narrow"/>
                <w:b/>
                <w:bCs/>
                <w:sz w:val="24"/>
                <w:szCs w:val="24"/>
              </w:rPr>
            </w:pPr>
            <w:r w:rsidRPr="0060726D">
              <w:rPr>
                <w:rFonts w:ascii="Aptos Narrow" w:hAnsi="Aptos Narrow"/>
                <w:sz w:val="24"/>
                <w:szCs w:val="24"/>
              </w:rPr>
              <w:t>(Suggested additional documentation builds on prior level)</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C48685C" w14:textId="647208A1" w:rsidR="00DF4EFF" w:rsidRPr="00DF4EFF" w:rsidRDefault="00DF4EFF" w:rsidP="00DF4EFF">
            <w:pPr>
              <w:pStyle w:val="TableText"/>
              <w:numPr>
                <w:ilvl w:val="0"/>
                <w:numId w:val="19"/>
              </w:numPr>
              <w:rPr>
                <w:rFonts w:ascii="Aptos Narrow" w:hAnsi="Aptos Narrow"/>
                <w:sz w:val="24"/>
                <w:szCs w:val="24"/>
              </w:rPr>
            </w:pPr>
            <w:r w:rsidRPr="00DF4EFF">
              <w:rPr>
                <w:rFonts w:ascii="Aptos Narrow" w:hAnsi="Aptos Narrow"/>
                <w:color w:val="000000"/>
                <w:sz w:val="24"/>
                <w:szCs w:val="24"/>
              </w:rPr>
              <w:t>Capability Catalog</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5C202B3" w14:textId="15BC1CCD" w:rsidR="00DF4EFF" w:rsidRPr="00C821E9" w:rsidRDefault="00DF4EFF" w:rsidP="00DF4EFF">
            <w:pPr>
              <w:pStyle w:val="Tablebullet1"/>
              <w:rPr>
                <w:rFonts w:ascii="Aptos Narrow" w:hAnsi="Aptos Narrow"/>
                <w:color w:val="000000" w:themeColor="text1"/>
                <w:sz w:val="24"/>
                <w:szCs w:val="24"/>
              </w:rPr>
            </w:pPr>
            <w:r w:rsidRPr="00DF4EFF">
              <w:rPr>
                <w:rFonts w:ascii="Aptos Narrow" w:hAnsi="Aptos Narrow"/>
                <w:color w:val="000000" w:themeColor="text1"/>
                <w:sz w:val="24"/>
                <w:szCs w:val="24"/>
              </w:rPr>
              <w:t>Role Catalog</w:t>
            </w:r>
          </w:p>
          <w:p w14:paraId="7EEE4A51" w14:textId="77777777" w:rsidR="00DF4EFF" w:rsidRPr="00C821E9" w:rsidRDefault="00DF4EFF" w:rsidP="00DF4EFF">
            <w:pPr>
              <w:pStyle w:val="Tablebullet1"/>
              <w:rPr>
                <w:rFonts w:ascii="Aptos Narrow" w:hAnsi="Aptos Narrow"/>
                <w:color w:val="000000" w:themeColor="text1"/>
                <w:sz w:val="24"/>
                <w:szCs w:val="24"/>
              </w:rPr>
            </w:pPr>
            <w:r w:rsidRPr="00C821E9">
              <w:rPr>
                <w:rFonts w:ascii="Aptos Narrow" w:hAnsi="Aptos Narrow"/>
                <w:color w:val="000000" w:themeColor="text1"/>
                <w:sz w:val="24"/>
                <w:szCs w:val="24"/>
              </w:rPr>
              <w:t>Organization and Actor Catalog</w:t>
            </w:r>
          </w:p>
          <w:p w14:paraId="16A5F599" w14:textId="05B56CAF"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 xml:space="preserve">Process Catalog </w:t>
            </w:r>
          </w:p>
          <w:p w14:paraId="77CB9EE8" w14:textId="446D1B7E" w:rsidR="00DF4EFF" w:rsidRPr="00DF4EFF" w:rsidRDefault="00DF4EFF" w:rsidP="00DF4EFF">
            <w:pPr>
              <w:pStyle w:val="Tablebullet1"/>
              <w:rPr>
                <w:rFonts w:ascii="Aptos Narrow" w:hAnsi="Aptos Narrow"/>
                <w:sz w:val="24"/>
                <w:szCs w:val="24"/>
              </w:rPr>
            </w:pPr>
            <w:r w:rsidRPr="008928A8">
              <w:rPr>
                <w:rFonts w:ascii="Aptos Narrow" w:hAnsi="Aptos Narrow"/>
                <w:color w:val="000000"/>
                <w:sz w:val="24"/>
                <w:szCs w:val="24"/>
              </w:rPr>
              <w:t>Interface Catalog</w:t>
            </w:r>
          </w:p>
          <w:p w14:paraId="2925EA2D" w14:textId="570E8C17"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Data Asset Catalog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44F06E5" w14:textId="35A4FE4A"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Performance metrics</w:t>
            </w:r>
          </w:p>
          <w:p w14:paraId="0B5B091B" w14:textId="10DE04A1"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Central Enterprise Architecture repository</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A5CC93" w14:textId="7A21A20B" w:rsidR="00DF4EFF" w:rsidRPr="001A5E0A" w:rsidRDefault="00DF4EFF">
            <w:pPr>
              <w:pStyle w:val="Tablebullet1"/>
              <w:rPr>
                <w:rFonts w:ascii="Aptos Narrow" w:hAnsi="Aptos Narrow"/>
                <w:sz w:val="24"/>
                <w:szCs w:val="24"/>
              </w:rPr>
            </w:pPr>
            <w:r w:rsidRPr="00DF4EFF">
              <w:rPr>
                <w:rFonts w:ascii="Aptos Narrow" w:hAnsi="Aptos Narrow"/>
                <w:color w:val="000000"/>
                <w:sz w:val="24"/>
                <w:szCs w:val="24"/>
              </w:rPr>
              <w:t>Performance metrics are monitored</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C7F8002" w14:textId="321F4B61"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A</w:t>
            </w:r>
            <w:r w:rsidR="008928A8">
              <w:rPr>
                <w:rFonts w:ascii="Aptos Narrow" w:hAnsi="Aptos Narrow"/>
                <w:color w:val="000000"/>
                <w:sz w:val="24"/>
                <w:szCs w:val="24"/>
              </w:rPr>
              <w:t>dvance Planning Document (</w:t>
            </w:r>
            <w:r w:rsidRPr="00DF4EFF">
              <w:rPr>
                <w:rFonts w:ascii="Aptos Narrow" w:hAnsi="Aptos Narrow"/>
                <w:color w:val="000000"/>
                <w:sz w:val="24"/>
                <w:szCs w:val="24"/>
              </w:rPr>
              <w:t>APD</w:t>
            </w:r>
            <w:r w:rsidR="008928A8">
              <w:rPr>
                <w:rFonts w:ascii="Aptos Narrow" w:hAnsi="Aptos Narrow"/>
                <w:color w:val="000000"/>
                <w:sz w:val="24"/>
                <w:szCs w:val="24"/>
              </w:rPr>
              <w:t>)</w:t>
            </w:r>
            <w:r w:rsidRPr="00DF4EFF">
              <w:rPr>
                <w:rFonts w:ascii="Aptos Narrow" w:hAnsi="Aptos Narrow"/>
                <w:color w:val="000000"/>
                <w:sz w:val="24"/>
                <w:szCs w:val="24"/>
              </w:rPr>
              <w:t xml:space="preserve"> showing improvement or investment in the advancement or improvement of the capability</w:t>
            </w:r>
          </w:p>
          <w:p w14:paraId="529D24E7" w14:textId="209401D6" w:rsidR="00DF4EFF" w:rsidRPr="00DF4EFF" w:rsidRDefault="00DF4EFF">
            <w:pPr>
              <w:pStyle w:val="Tablebullet1"/>
              <w:rPr>
                <w:rFonts w:ascii="Aptos Narrow" w:hAnsi="Aptos Narrow"/>
                <w:sz w:val="24"/>
                <w:szCs w:val="24"/>
              </w:rPr>
            </w:pPr>
            <w:r w:rsidRPr="00DF4EFF">
              <w:rPr>
                <w:rFonts w:ascii="Aptos Narrow" w:hAnsi="Aptos Narrow"/>
                <w:color w:val="000000"/>
                <w:sz w:val="24"/>
                <w:szCs w:val="24"/>
              </w:rPr>
              <w:t>Performance Metrics direct improvements</w:t>
            </w:r>
          </w:p>
        </w:tc>
      </w:tr>
    </w:tbl>
    <w:p w14:paraId="577180D5" w14:textId="77777777" w:rsidR="00D7318D" w:rsidRDefault="00D7318D">
      <w:pPr>
        <w:rPr>
          <w:rFonts w:asciiTheme="majorHAnsi" w:eastAsiaTheme="majorEastAsia" w:hAnsiTheme="majorHAnsi" w:cstheme="majorBidi"/>
          <w:color w:val="0F4761" w:themeColor="accent1" w:themeShade="BF"/>
          <w:sz w:val="32"/>
          <w:szCs w:val="32"/>
        </w:rPr>
      </w:pPr>
      <w:r>
        <w:br w:type="page"/>
      </w:r>
    </w:p>
    <w:p w14:paraId="271B7DF4" w14:textId="640C62BE" w:rsidR="00777ED4" w:rsidRPr="00E14C27" w:rsidRDefault="00777ED4" w:rsidP="009C0445">
      <w:pPr>
        <w:pStyle w:val="Heading3"/>
      </w:pPr>
      <w:bookmarkStart w:id="17" w:name="_Toc230872719"/>
      <w:r w:rsidRPr="003F1CF8">
        <w:lastRenderedPageBreak/>
        <w:t xml:space="preserve">Table </w:t>
      </w:r>
      <w:r w:rsidR="005C763D">
        <w:t>13</w:t>
      </w:r>
      <w:r w:rsidRPr="003F1CF8">
        <w:t xml:space="preserve">: Aspect </w:t>
      </w:r>
      <w:r>
        <w:t>–</w:t>
      </w:r>
      <w:r w:rsidRPr="003F1CF8">
        <w:t xml:space="preserve"> </w:t>
      </w:r>
      <w:r>
        <w:t>Enterprise Architecture</w:t>
      </w:r>
      <w:bookmarkEnd w:id="17"/>
    </w:p>
    <w:p w14:paraId="64BBB98D" w14:textId="5FC7CD84" w:rsidR="00777ED4" w:rsidRPr="001B25D3" w:rsidRDefault="00777ED4" w:rsidP="00645866">
      <w:pPr>
        <w:spacing w:line="240" w:lineRule="auto"/>
        <w:rPr>
          <w:rFonts w:eastAsiaTheme="minorEastAsia"/>
          <w:i/>
          <w:iCs/>
        </w:rPr>
      </w:pPr>
      <w:r w:rsidRPr="001B25D3">
        <w:rPr>
          <w:rFonts w:eastAsiaTheme="minorEastAsia"/>
          <w:i/>
          <w:iCs/>
        </w:rPr>
        <w:t>To what extent is enterprise architecture</w:t>
      </w:r>
      <w:r w:rsidR="008928A8">
        <w:rPr>
          <w:rFonts w:eastAsiaTheme="minorEastAsia"/>
          <w:i/>
          <w:iCs/>
        </w:rPr>
        <w:t xml:space="preserve"> </w:t>
      </w:r>
      <w:r w:rsidR="00695E2A">
        <w:rPr>
          <w:rFonts w:eastAsiaTheme="minorEastAsia"/>
          <w:i/>
          <w:iCs/>
        </w:rPr>
        <w:t>(EA)</w:t>
      </w:r>
      <w:r w:rsidRPr="001B25D3" w:rsidDel="003375EF">
        <w:rPr>
          <w:rFonts w:eastAsiaTheme="minorEastAsia"/>
          <w:i/>
          <w:iCs/>
        </w:rPr>
        <w:t xml:space="preserve"> </w:t>
      </w:r>
      <w:r w:rsidRPr="001B25D3">
        <w:rPr>
          <w:rFonts w:eastAsiaTheme="minorEastAsia"/>
          <w:i/>
          <w:iCs/>
        </w:rPr>
        <w:t>integrated into MITA enterprise planning, governance, and execution to guide and optimize business, information, and technology outcomes?</w:t>
      </w:r>
    </w:p>
    <w:tbl>
      <w:tblPr>
        <w:tblW w:w="5409" w:type="pct"/>
        <w:tblLayout w:type="fixed"/>
        <w:tblCellMar>
          <w:left w:w="14" w:type="dxa"/>
          <w:right w:w="14" w:type="dxa"/>
        </w:tblCellMar>
        <w:tblLook w:val="0420" w:firstRow="1" w:lastRow="0" w:firstColumn="0" w:lastColumn="0" w:noHBand="0" w:noVBand="1"/>
        <w:tblCaption w:val="Table 13: Aspect – Enterprise Architecture"/>
        <w:tblDescription w:val="Table 13 provides five levels of maturity criteria and suggested documentation for the aspect – Enterprise Architecture, within the Enterprise Architecture (EA) Maturity Criteria."/>
      </w:tblPr>
      <w:tblGrid>
        <w:gridCol w:w="1699"/>
        <w:gridCol w:w="2462"/>
        <w:gridCol w:w="2462"/>
        <w:gridCol w:w="2462"/>
        <w:gridCol w:w="2700"/>
        <w:gridCol w:w="2224"/>
      </w:tblGrid>
      <w:tr w:rsidR="00330227" w:rsidRPr="001B25D3" w14:paraId="0BB1F55E" w14:textId="77777777" w:rsidTr="00397845">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FBF2956" w14:textId="1B2873D1"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3A1AA9F" w14:textId="20DFFE59"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66C77E5" w14:textId="4384A0AE"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A408520" w14:textId="52151C8F"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3: Defined</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83FFCE8" w14:textId="0EF58E1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4: Managed</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A737DE8" w14:textId="51FEA69A"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5: Optimized</w:t>
            </w:r>
          </w:p>
        </w:tc>
      </w:tr>
      <w:tr w:rsidR="00330227" w:rsidRPr="001B25D3" w14:paraId="254710F5" w14:textId="77777777" w:rsidTr="00397845">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51EC095" w14:textId="19524AE7" w:rsidR="00201A99" w:rsidRPr="00201A99" w:rsidRDefault="00201A99" w:rsidP="00201A99">
            <w:pPr>
              <w:pStyle w:val="TableText"/>
              <w:keepNext/>
              <w:keepLines/>
              <w:rPr>
                <w:rFonts w:ascii="Aptos Narrow" w:hAnsi="Aptos Narrow"/>
                <w:b/>
                <w:bCs/>
                <w:sz w:val="24"/>
                <w:szCs w:val="24"/>
              </w:rPr>
            </w:pPr>
            <w:r w:rsidRPr="00201A99">
              <w:rPr>
                <w:rFonts w:ascii="Aptos Narrow" w:hAnsi="Aptos Narrow"/>
                <w:b/>
                <w:bCs/>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4C86168" w14:textId="6CA995A0" w:rsidR="00201A99" w:rsidRPr="00201A99" w:rsidRDefault="00CA0F48" w:rsidP="00201A99">
            <w:pPr>
              <w:pStyle w:val="TableText"/>
              <w:rPr>
                <w:rFonts w:ascii="Aptos Narrow" w:hAnsi="Aptos Narrow"/>
                <w:color w:val="000000"/>
                <w:sz w:val="24"/>
                <w:szCs w:val="24"/>
              </w:rPr>
            </w:pPr>
            <w:r>
              <w:rPr>
                <w:rFonts w:ascii="Aptos Narrow" w:hAnsi="Aptos Narrow"/>
                <w:color w:val="000000"/>
                <w:sz w:val="24"/>
                <w:szCs w:val="24"/>
              </w:rPr>
              <w:t>Recognition of</w:t>
            </w:r>
            <w:r w:rsidR="00201A99" w:rsidRPr="00201A99">
              <w:rPr>
                <w:rFonts w:ascii="Aptos Narrow" w:hAnsi="Aptos Narrow"/>
                <w:color w:val="000000"/>
                <w:sz w:val="24"/>
                <w:szCs w:val="24"/>
              </w:rPr>
              <w:t xml:space="preserve"> the need for enterprise-wide planning and architectural frameworks but current </w:t>
            </w:r>
            <w:r w:rsidR="00201A99" w:rsidRPr="00201A99" w:rsidDel="00AB0A7C">
              <w:rPr>
                <w:rFonts w:ascii="Aptos Narrow" w:hAnsi="Aptos Narrow"/>
                <w:color w:val="000000"/>
                <w:sz w:val="24"/>
                <w:szCs w:val="24"/>
              </w:rPr>
              <w:t>EA</w:t>
            </w:r>
            <w:r w:rsidR="00201A99" w:rsidRPr="00201A99" w:rsidDel="00A0345D">
              <w:rPr>
                <w:rFonts w:ascii="Aptos Narrow" w:hAnsi="Aptos Narrow"/>
                <w:color w:val="000000"/>
                <w:sz w:val="24"/>
                <w:szCs w:val="24"/>
              </w:rPr>
              <w:t xml:space="preserve"> practices are </w:t>
            </w:r>
            <w:r w:rsidR="00201A99" w:rsidRPr="00201A99">
              <w:rPr>
                <w:rFonts w:ascii="Aptos Narrow" w:hAnsi="Aptos Narrow"/>
                <w:color w:val="000000"/>
                <w:sz w:val="24"/>
                <w:szCs w:val="24"/>
              </w:rPr>
              <w:t>not structured, standardized, or consistently applied.</w:t>
            </w:r>
          </w:p>
          <w:p w14:paraId="47CEFF20" w14:textId="7C5747C4" w:rsidR="00201A99" w:rsidRPr="00201A99" w:rsidRDefault="00201A99" w:rsidP="00C1206A">
            <w:pPr>
              <w:pStyle w:val="TableText"/>
              <w:spacing w:before="240"/>
              <w:rPr>
                <w:rFonts w:ascii="Aptos Narrow" w:hAnsi="Aptos Narrow"/>
                <w:color w:val="000000"/>
                <w:sz w:val="24"/>
                <w:szCs w:val="24"/>
              </w:rPr>
            </w:pPr>
            <w:r w:rsidRPr="00201A99">
              <w:rPr>
                <w:rFonts w:ascii="Aptos Narrow" w:hAnsi="Aptos Narrow"/>
                <w:color w:val="000000"/>
                <w:sz w:val="24"/>
                <w:szCs w:val="24"/>
              </w:rPr>
              <w:t>Planning is reactive, and architectural guidance is inconsistent across the enterprise.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DFF78C5" w14:textId="3A03227A" w:rsidR="00201A99" w:rsidRPr="00201A99" w:rsidRDefault="00CA0F48" w:rsidP="00201A99">
            <w:pPr>
              <w:pStyle w:val="TableText"/>
              <w:rPr>
                <w:rFonts w:ascii="Aptos Narrow" w:hAnsi="Aptos Narrow"/>
                <w:color w:val="000000"/>
                <w:sz w:val="24"/>
                <w:szCs w:val="24"/>
              </w:rPr>
            </w:pPr>
            <w:r>
              <w:rPr>
                <w:rFonts w:ascii="Aptos Narrow" w:hAnsi="Aptos Narrow"/>
                <w:color w:val="000000"/>
                <w:sz w:val="24"/>
                <w:szCs w:val="24"/>
              </w:rPr>
              <w:t>Compliance</w:t>
            </w:r>
            <w:r w:rsidR="00201A99" w:rsidRPr="00201A99">
              <w:rPr>
                <w:rFonts w:ascii="Aptos Narrow" w:hAnsi="Aptos Narrow"/>
                <w:color w:val="000000"/>
                <w:sz w:val="24"/>
                <w:szCs w:val="24"/>
              </w:rPr>
              <w:t xml:space="preserve"> with federal guidance </w:t>
            </w:r>
            <w:r w:rsidR="00201A99" w:rsidRPr="00201A99" w:rsidDel="00CA0F48">
              <w:rPr>
                <w:rFonts w:ascii="Aptos Narrow" w:hAnsi="Aptos Narrow"/>
                <w:color w:val="000000"/>
                <w:sz w:val="24"/>
                <w:szCs w:val="24"/>
              </w:rPr>
              <w:t xml:space="preserve">and </w:t>
            </w:r>
            <w:r>
              <w:rPr>
                <w:rFonts w:ascii="Aptos Narrow" w:hAnsi="Aptos Narrow"/>
                <w:color w:val="000000"/>
                <w:sz w:val="24"/>
                <w:szCs w:val="24"/>
              </w:rPr>
              <w:t xml:space="preserve">adoption of </w:t>
            </w:r>
            <w:r w:rsidR="00201A99" w:rsidRPr="00201A99">
              <w:rPr>
                <w:rFonts w:ascii="Aptos Narrow" w:hAnsi="Aptos Narrow"/>
                <w:color w:val="000000"/>
                <w:sz w:val="24"/>
                <w:szCs w:val="24"/>
              </w:rPr>
              <w:t xml:space="preserve">MES-recognized EA frameworks. </w:t>
            </w:r>
            <w:r w:rsidR="00201A99" w:rsidRPr="00201A99" w:rsidDel="00AB0A7C">
              <w:rPr>
                <w:rFonts w:ascii="Aptos Narrow" w:hAnsi="Aptos Narrow"/>
                <w:color w:val="000000"/>
                <w:sz w:val="24"/>
                <w:szCs w:val="24"/>
              </w:rPr>
              <w:t>EA</w:t>
            </w:r>
            <w:r w:rsidR="00201A99" w:rsidRPr="00201A99" w:rsidDel="00A24194">
              <w:rPr>
                <w:rFonts w:ascii="Aptos Narrow" w:hAnsi="Aptos Narrow"/>
                <w:color w:val="000000"/>
                <w:sz w:val="24"/>
                <w:szCs w:val="24"/>
              </w:rPr>
              <w:t xml:space="preserve"> </w:t>
            </w:r>
            <w:r w:rsidR="00201A99" w:rsidRPr="00201A99">
              <w:rPr>
                <w:rFonts w:ascii="Aptos Narrow" w:hAnsi="Aptos Narrow"/>
                <w:color w:val="000000"/>
                <w:sz w:val="24"/>
                <w:szCs w:val="24"/>
              </w:rPr>
              <w:t>processes exist but are not standardized or fully documented.</w:t>
            </w:r>
          </w:p>
          <w:p w14:paraId="6B1E5726" w14:textId="2588B9CA" w:rsidR="00201A99" w:rsidRPr="00201A99" w:rsidRDefault="00201A99" w:rsidP="00C1206A">
            <w:pPr>
              <w:pStyle w:val="TableText"/>
              <w:spacing w:before="240"/>
              <w:rPr>
                <w:rFonts w:ascii="Aptos Narrow" w:hAnsi="Aptos Narrow"/>
                <w:color w:val="000000"/>
                <w:sz w:val="24"/>
                <w:szCs w:val="24"/>
              </w:rPr>
            </w:pPr>
            <w:r w:rsidRPr="00201A99">
              <w:rPr>
                <w:rFonts w:ascii="Aptos Narrow" w:hAnsi="Aptos Narrow"/>
                <w:color w:val="000000"/>
                <w:sz w:val="24"/>
                <w:szCs w:val="24"/>
              </w:rPr>
              <w:t>EA may still be compliance-driven rather than integrated into planning and execution.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F144E37" w14:textId="0C348F38" w:rsidR="00201A99" w:rsidRPr="00201A99" w:rsidRDefault="00C44BC5" w:rsidP="00201A99">
            <w:pPr>
              <w:pStyle w:val="TableText"/>
              <w:rPr>
                <w:rFonts w:ascii="Aptos Narrow" w:hAnsi="Aptos Narrow"/>
                <w:color w:val="000000"/>
                <w:sz w:val="24"/>
                <w:szCs w:val="24"/>
              </w:rPr>
            </w:pPr>
            <w:r>
              <w:rPr>
                <w:rFonts w:ascii="Aptos Narrow" w:hAnsi="Aptos Narrow"/>
                <w:color w:val="000000"/>
                <w:sz w:val="24"/>
                <w:szCs w:val="24"/>
              </w:rPr>
              <w:t>F</w:t>
            </w:r>
            <w:r w:rsidR="00201A99" w:rsidRPr="00201A99">
              <w:rPr>
                <w:rFonts w:ascii="Aptos Narrow" w:hAnsi="Aptos Narrow"/>
                <w:color w:val="000000"/>
                <w:sz w:val="24"/>
                <w:szCs w:val="24"/>
              </w:rPr>
              <w:t xml:space="preserve">ully implemented MES-recognized EA frameworks. </w:t>
            </w:r>
            <w:r w:rsidR="00201A99" w:rsidRPr="00201A99" w:rsidDel="00AB0A7C">
              <w:rPr>
                <w:rFonts w:ascii="Aptos Narrow" w:hAnsi="Aptos Narrow"/>
                <w:color w:val="000000"/>
                <w:sz w:val="24"/>
                <w:szCs w:val="24"/>
              </w:rPr>
              <w:t>EA</w:t>
            </w:r>
            <w:r w:rsidR="00201A99" w:rsidRPr="00201A99">
              <w:rPr>
                <w:rFonts w:ascii="Aptos Narrow" w:hAnsi="Aptos Narrow"/>
                <w:color w:val="000000"/>
                <w:sz w:val="24"/>
                <w:szCs w:val="24"/>
              </w:rPr>
              <w:t xml:space="preserve"> processes are standardized, documented, and aligned across business, information and technology.</w:t>
            </w:r>
          </w:p>
          <w:p w14:paraId="0602358F" w14:textId="5C8CE304" w:rsidR="00201A99" w:rsidRPr="00201A99" w:rsidRDefault="00201A99" w:rsidP="00C1206A">
            <w:pPr>
              <w:pStyle w:val="TableText"/>
              <w:spacing w:before="240"/>
              <w:rPr>
                <w:rFonts w:ascii="Aptos Narrow" w:hAnsi="Aptos Narrow"/>
                <w:color w:val="000000"/>
                <w:sz w:val="24"/>
                <w:szCs w:val="24"/>
              </w:rPr>
            </w:pPr>
            <w:r w:rsidRPr="00201A99">
              <w:rPr>
                <w:rFonts w:ascii="Aptos Narrow" w:hAnsi="Aptos Narrow"/>
                <w:color w:val="000000"/>
                <w:sz w:val="24"/>
                <w:szCs w:val="24"/>
              </w:rPr>
              <w:t>EA is not yet consistently used to actively monitor MES performance, manage outcomes, or guide strategic execution.</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BDFD2C8" w14:textId="4BF117A8" w:rsidR="00201A99" w:rsidRPr="00201A99" w:rsidRDefault="00201A99" w:rsidP="00201A99">
            <w:pPr>
              <w:pStyle w:val="TableText"/>
              <w:rPr>
                <w:rFonts w:ascii="Aptos Narrow" w:hAnsi="Aptos Narrow"/>
                <w:color w:val="000000"/>
                <w:sz w:val="24"/>
                <w:szCs w:val="24"/>
              </w:rPr>
            </w:pPr>
            <w:r w:rsidRPr="00201A99" w:rsidDel="00914B0A">
              <w:rPr>
                <w:rFonts w:ascii="Aptos Narrow" w:hAnsi="Aptos Narrow"/>
                <w:color w:val="000000"/>
                <w:sz w:val="24"/>
                <w:szCs w:val="24"/>
              </w:rPr>
              <w:t xml:space="preserve">EA </w:t>
            </w:r>
            <w:r w:rsidR="00B07817">
              <w:rPr>
                <w:rFonts w:ascii="Aptos Narrow" w:hAnsi="Aptos Narrow"/>
                <w:color w:val="000000"/>
                <w:sz w:val="24"/>
                <w:szCs w:val="24"/>
              </w:rPr>
              <w:t xml:space="preserve">is used </w:t>
            </w:r>
            <w:r w:rsidRPr="00201A99">
              <w:rPr>
                <w:rFonts w:ascii="Aptos Narrow" w:hAnsi="Aptos Narrow"/>
                <w:color w:val="000000"/>
                <w:sz w:val="24"/>
                <w:szCs w:val="24"/>
              </w:rPr>
              <w:t xml:space="preserve">to monitor and manage MES performance. </w:t>
            </w:r>
            <w:r w:rsidRPr="00201A99" w:rsidDel="00AB0A7C">
              <w:rPr>
                <w:rFonts w:ascii="Aptos Narrow" w:hAnsi="Aptos Narrow"/>
                <w:color w:val="000000"/>
                <w:sz w:val="24"/>
                <w:szCs w:val="24"/>
              </w:rPr>
              <w:t>EA</w:t>
            </w:r>
            <w:r w:rsidRPr="00201A99">
              <w:rPr>
                <w:rFonts w:ascii="Aptos Narrow" w:hAnsi="Aptos Narrow"/>
                <w:color w:val="000000"/>
                <w:sz w:val="24"/>
                <w:szCs w:val="24"/>
              </w:rPr>
              <w:t xml:space="preserve"> is integrated into strategic planning and execution. SMA collaborates with other SMAs to share </w:t>
            </w:r>
            <w:r w:rsidRPr="00201A99" w:rsidDel="00AB0A7C">
              <w:rPr>
                <w:rFonts w:ascii="Aptos Narrow" w:hAnsi="Aptos Narrow"/>
                <w:color w:val="000000"/>
                <w:sz w:val="24"/>
                <w:szCs w:val="24"/>
              </w:rPr>
              <w:t>EA</w:t>
            </w:r>
            <w:r w:rsidRPr="00201A99">
              <w:rPr>
                <w:rFonts w:ascii="Aptos Narrow" w:hAnsi="Aptos Narrow"/>
                <w:color w:val="000000"/>
                <w:sz w:val="24"/>
                <w:szCs w:val="24"/>
              </w:rPr>
              <w:t xml:space="preserve"> practices.</w:t>
            </w:r>
          </w:p>
          <w:p w14:paraId="1DCD6008" w14:textId="09236677" w:rsidR="00201A99" w:rsidRPr="00201A99" w:rsidRDefault="00201A99" w:rsidP="00C1206A">
            <w:pPr>
              <w:pStyle w:val="TableText"/>
              <w:spacing w:before="240"/>
              <w:rPr>
                <w:rFonts w:ascii="Aptos Narrow" w:hAnsi="Aptos Narrow"/>
                <w:color w:val="000000"/>
                <w:sz w:val="24"/>
                <w:szCs w:val="24"/>
              </w:rPr>
            </w:pPr>
            <w:r w:rsidRPr="00201A99">
              <w:rPr>
                <w:rFonts w:ascii="Aptos Narrow" w:hAnsi="Aptos Narrow"/>
                <w:color w:val="000000"/>
                <w:sz w:val="24"/>
                <w:szCs w:val="24"/>
              </w:rPr>
              <w:t>EA may not yet be fully data-driven, predictive, or continuously optimized. National-level leadership and proactive enterprise optimization are not yet demonstrated.</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AE9C568" w14:textId="6B11A6B9" w:rsidR="00201A99" w:rsidRPr="00201A99" w:rsidRDefault="00B07817" w:rsidP="00201A99">
            <w:pPr>
              <w:pStyle w:val="TableText"/>
              <w:rPr>
                <w:rFonts w:ascii="Aptos Narrow" w:hAnsi="Aptos Narrow"/>
                <w:color w:val="000000"/>
                <w:sz w:val="24"/>
                <w:szCs w:val="24"/>
              </w:rPr>
            </w:pPr>
            <w:r>
              <w:rPr>
                <w:rFonts w:ascii="Aptos Narrow" w:hAnsi="Aptos Narrow"/>
                <w:color w:val="000000"/>
                <w:sz w:val="24"/>
                <w:szCs w:val="24"/>
              </w:rPr>
              <w:t>A</w:t>
            </w:r>
            <w:r w:rsidR="00201A99" w:rsidRPr="00201A99">
              <w:rPr>
                <w:rFonts w:ascii="Aptos Narrow" w:hAnsi="Aptos Narrow"/>
                <w:color w:val="000000"/>
                <w:sz w:val="24"/>
                <w:szCs w:val="24"/>
              </w:rPr>
              <w:t xml:space="preserve">dvanced, data-driven </w:t>
            </w:r>
            <w:r w:rsidR="00565DBA">
              <w:rPr>
                <w:rFonts w:ascii="Aptos Narrow" w:hAnsi="Aptos Narrow"/>
                <w:color w:val="000000"/>
                <w:sz w:val="24"/>
                <w:szCs w:val="24"/>
              </w:rPr>
              <w:t>EA</w:t>
            </w:r>
            <w:r>
              <w:rPr>
                <w:rFonts w:ascii="Aptos Narrow" w:hAnsi="Aptos Narrow"/>
                <w:color w:val="000000"/>
                <w:sz w:val="24"/>
                <w:szCs w:val="24"/>
              </w:rPr>
              <w:t xml:space="preserve"> is used </w:t>
            </w:r>
            <w:r w:rsidR="00E55FF4">
              <w:rPr>
                <w:rFonts w:ascii="Aptos Narrow" w:hAnsi="Aptos Narrow"/>
                <w:color w:val="000000"/>
                <w:sz w:val="24"/>
                <w:szCs w:val="24"/>
              </w:rPr>
              <w:t>as</w:t>
            </w:r>
            <w:r w:rsidR="00201A99" w:rsidRPr="00201A99">
              <w:rPr>
                <w:rFonts w:ascii="Aptos Narrow" w:hAnsi="Aptos Narrow"/>
                <w:color w:val="000000"/>
                <w:sz w:val="24"/>
                <w:szCs w:val="24"/>
              </w:rPr>
              <w:t xml:space="preserve"> strategies for proactive decision-making. </w:t>
            </w:r>
            <w:r w:rsidR="00201A99" w:rsidRPr="00201A99" w:rsidDel="00EA4DE3">
              <w:rPr>
                <w:rFonts w:ascii="Aptos Narrow" w:hAnsi="Aptos Narrow"/>
                <w:color w:val="000000"/>
                <w:sz w:val="24"/>
                <w:szCs w:val="24"/>
              </w:rPr>
              <w:t>EA</w:t>
            </w:r>
            <w:r w:rsidR="00201A99" w:rsidRPr="00201A99">
              <w:rPr>
                <w:rFonts w:ascii="Aptos Narrow" w:hAnsi="Aptos Narrow"/>
                <w:color w:val="000000"/>
                <w:sz w:val="24"/>
                <w:szCs w:val="24"/>
              </w:rPr>
              <w:t xml:space="preserve"> drives enterprise optimization and continuous improvement. SMA is nationally recognized for enterprise architecture leadership.</w:t>
            </w:r>
          </w:p>
        </w:tc>
      </w:tr>
      <w:tr w:rsidR="00201A99" w:rsidRPr="001B25D3" w14:paraId="04EDBF59" w14:textId="77777777" w:rsidTr="00397845">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C383158" w14:textId="08F42594" w:rsidR="00923D87" w:rsidRDefault="00923D87" w:rsidP="00201A99">
            <w:pPr>
              <w:pStyle w:val="TableText"/>
              <w:rPr>
                <w:rFonts w:ascii="Aptos Narrow" w:hAnsi="Aptos Narrow"/>
                <w:b/>
                <w:bCs/>
                <w:sz w:val="24"/>
                <w:szCs w:val="24"/>
              </w:rPr>
            </w:pPr>
            <w:r>
              <w:rPr>
                <w:rFonts w:ascii="Aptos Narrow" w:hAnsi="Aptos Narrow"/>
                <w:b/>
                <w:bCs/>
                <w:sz w:val="24"/>
                <w:szCs w:val="24"/>
              </w:rPr>
              <w:t>Suggested Documentation</w:t>
            </w:r>
          </w:p>
          <w:p w14:paraId="4772BC8D" w14:textId="6C048D10" w:rsidR="00923D87" w:rsidRDefault="00C852E2" w:rsidP="00C1206A">
            <w:pPr>
              <w:pStyle w:val="TableText"/>
              <w:spacing w:before="240"/>
              <w:rPr>
                <w:rFonts w:ascii="Aptos Narrow" w:hAnsi="Aptos Narrow"/>
                <w:b/>
                <w:bCs/>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7B8383B" w14:textId="5E65FD39" w:rsidR="00201A99" w:rsidRPr="00201A99" w:rsidRDefault="00201A99" w:rsidP="004F748D">
            <w:pPr>
              <w:pStyle w:val="TableText"/>
              <w:rPr>
                <w:rFonts w:ascii="Aptos Narrow" w:hAnsi="Aptos Narrow"/>
                <w:sz w:val="24"/>
                <w:szCs w:val="24"/>
              </w:rPr>
            </w:pPr>
            <w:r w:rsidRPr="00201A99">
              <w:rPr>
                <w:rFonts w:ascii="Aptos Narrow" w:hAnsi="Aptos Narrow"/>
                <w:color w:val="000000"/>
                <w:sz w:val="24"/>
                <w:szCs w:val="24"/>
              </w:rPr>
              <w:t>N/A –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030921B"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Draft EA framework</w:t>
            </w:r>
          </w:p>
          <w:p w14:paraId="15D5968D"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Initial architecture repository</w:t>
            </w:r>
          </w:p>
          <w:p w14:paraId="1151DC18" w14:textId="37E571DA"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Compliance reports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5C3ECB5"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EA governance charter</w:t>
            </w:r>
          </w:p>
          <w:p w14:paraId="2790A537"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Architecture standards</w:t>
            </w:r>
          </w:p>
          <w:p w14:paraId="0C754217" w14:textId="2D0157C3"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EA Repository</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9A7DD20"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EA dashboards</w:t>
            </w:r>
          </w:p>
          <w:p w14:paraId="69646AC8"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Strategic plans with EA inputs</w:t>
            </w:r>
          </w:p>
          <w:p w14:paraId="0A94D04D"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Collaboration artifacts</w:t>
            </w:r>
          </w:p>
          <w:p w14:paraId="1071BE8B"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Outcomes Catalog</w:t>
            </w:r>
          </w:p>
          <w:p w14:paraId="5B32E8DF"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Business case diagram</w:t>
            </w:r>
          </w:p>
          <w:p w14:paraId="097516C5" w14:textId="619639C3"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EA Matrix</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268D324"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Predictive model</w:t>
            </w:r>
          </w:p>
          <w:p w14:paraId="6BF72FB2" w14:textId="46CA64E4"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Innovation roadmaps</w:t>
            </w:r>
          </w:p>
        </w:tc>
      </w:tr>
    </w:tbl>
    <w:p w14:paraId="779D337F" w14:textId="77777777" w:rsidR="005640D6" w:rsidRDefault="005640D6">
      <w:pPr>
        <w:rPr>
          <w:rFonts w:asciiTheme="majorHAnsi" w:eastAsiaTheme="majorEastAsia" w:hAnsiTheme="majorHAnsi" w:cstheme="majorBidi"/>
          <w:color w:val="0F4761" w:themeColor="accent1" w:themeShade="BF"/>
          <w:sz w:val="32"/>
          <w:szCs w:val="32"/>
        </w:rPr>
      </w:pPr>
      <w:r>
        <w:br w:type="page"/>
      </w:r>
    </w:p>
    <w:p w14:paraId="3D094947" w14:textId="49770F92" w:rsidR="00777ED4" w:rsidRPr="00E14C27" w:rsidRDefault="00777ED4" w:rsidP="009C0445">
      <w:pPr>
        <w:pStyle w:val="Heading3"/>
      </w:pPr>
      <w:bookmarkStart w:id="18" w:name="_Toc230872720"/>
      <w:r w:rsidRPr="00447D82">
        <w:lastRenderedPageBreak/>
        <w:t>Table</w:t>
      </w:r>
      <w:r w:rsidRPr="003F1CF8">
        <w:t xml:space="preserve"> </w:t>
      </w:r>
      <w:r w:rsidR="005C763D">
        <w:t>14</w:t>
      </w:r>
      <w:r w:rsidRPr="003F1CF8">
        <w:t xml:space="preserve">: Aspect </w:t>
      </w:r>
      <w:r>
        <w:t>– Policy Management</w:t>
      </w:r>
      <w:bookmarkEnd w:id="18"/>
    </w:p>
    <w:p w14:paraId="5FE6A8FC" w14:textId="7AB9D379" w:rsidR="00777ED4" w:rsidRPr="001B25D3" w:rsidRDefault="00777ED4" w:rsidP="00765395">
      <w:pPr>
        <w:spacing w:line="240" w:lineRule="auto"/>
        <w:rPr>
          <w:rFonts w:eastAsiaTheme="minorEastAsia"/>
          <w:i/>
          <w:iCs/>
        </w:rPr>
      </w:pPr>
      <w:r w:rsidRPr="001B25D3">
        <w:rPr>
          <w:rFonts w:eastAsiaTheme="minorEastAsia"/>
          <w:i/>
          <w:iCs/>
        </w:rPr>
        <w:t>To what extent are policies systematically integrated into enterprise architecture, capability planning, and governance processes to guide compliance, decision</w:t>
      </w:r>
      <w:r w:rsidRPr="001B25D3">
        <w:rPr>
          <w:rFonts w:eastAsiaTheme="minorEastAsia"/>
          <w:i/>
          <w:iCs/>
        </w:rPr>
        <w:noBreakHyphen/>
        <w:t>making, and execution within MITA?</w:t>
      </w:r>
    </w:p>
    <w:tbl>
      <w:tblPr>
        <w:tblW w:w="5409" w:type="pct"/>
        <w:tblLayout w:type="fixed"/>
        <w:tblCellMar>
          <w:left w:w="14" w:type="dxa"/>
          <w:right w:w="14" w:type="dxa"/>
        </w:tblCellMar>
        <w:tblLook w:val="0420" w:firstRow="1" w:lastRow="0" w:firstColumn="0" w:lastColumn="0" w:noHBand="0" w:noVBand="1"/>
        <w:tblCaption w:val="Table 14: Aspect – Policy Management"/>
        <w:tblDescription w:val="Table 14 provides five levels of maturity criteria and suggested documentation for the aspect – Policy Management, within the Enterprise Architecture (EA) Maturity Criteria."/>
      </w:tblPr>
      <w:tblGrid>
        <w:gridCol w:w="1165"/>
        <w:gridCol w:w="2340"/>
        <w:gridCol w:w="2520"/>
        <w:gridCol w:w="3060"/>
        <w:gridCol w:w="2462"/>
        <w:gridCol w:w="2462"/>
      </w:tblGrid>
      <w:tr w:rsidR="00765395" w:rsidRPr="001B25D3" w14:paraId="0A9F4D63" w14:textId="77777777" w:rsidTr="00765395">
        <w:trPr>
          <w:trHeight w:val="449"/>
          <w:tblHeader/>
        </w:trPr>
        <w:tc>
          <w:tcPr>
            <w:tcW w:w="1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D27FFE0" w14:textId="7ED4E4D9" w:rsidR="00765395" w:rsidRPr="001B25D3"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2901B8D" w14:textId="314A460D" w:rsidR="00765395" w:rsidRPr="001B25D3" w:rsidRDefault="00765395">
            <w:pPr>
              <w:pStyle w:val="TableColumnHeading"/>
              <w:keepNext/>
              <w:keepLines/>
              <w:spacing w:before="60" w:after="60"/>
              <w:rPr>
                <w:rFonts w:ascii="Aptos Narrow" w:hAnsi="Aptos Narrow"/>
                <w:sz w:val="24"/>
                <w:szCs w:val="24"/>
              </w:rPr>
            </w:pPr>
            <w:r w:rsidRPr="001B25D3">
              <w:rPr>
                <w:rFonts w:ascii="Aptos Narrow" w:hAnsi="Aptos Narrow"/>
                <w:sz w:val="24"/>
                <w:szCs w:val="24"/>
              </w:rPr>
              <w:t>Level 1: Initial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E6FD177" w14:textId="41D75A4E" w:rsidR="00765395" w:rsidRPr="001B25D3" w:rsidRDefault="00765395" w:rsidP="0026235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2: Developing</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2C3A8A8" w14:textId="7DB03E58" w:rsidR="00765395" w:rsidRPr="001B25D3" w:rsidRDefault="00765395">
            <w:pPr>
              <w:pStyle w:val="TableColumnHeading"/>
              <w:keepNext/>
              <w:keepLines/>
              <w:spacing w:before="60" w:after="60"/>
              <w:rPr>
                <w:rFonts w:ascii="Aptos Narrow" w:hAnsi="Aptos Narrow"/>
                <w:sz w:val="24"/>
                <w:szCs w:val="24"/>
              </w:rPr>
            </w:pPr>
            <w:r w:rsidRPr="001B25D3">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72A1A7D" w14:textId="6D54B844" w:rsidR="00765395" w:rsidRPr="001B25D3" w:rsidRDefault="00765395">
            <w:pPr>
              <w:pStyle w:val="TableColumnHeading"/>
              <w:keepNext/>
              <w:keepLines/>
              <w:spacing w:before="60" w:after="60"/>
              <w:rPr>
                <w:rFonts w:ascii="Aptos Narrow" w:hAnsi="Aptos Narrow"/>
                <w:sz w:val="24"/>
                <w:szCs w:val="24"/>
              </w:rPr>
            </w:pPr>
            <w:r w:rsidRPr="001B25D3">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D7FA04" w14:textId="280D39E6" w:rsidR="00765395" w:rsidRPr="001B25D3" w:rsidRDefault="00765395" w:rsidP="0026235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5: Optimized</w:t>
            </w:r>
          </w:p>
        </w:tc>
      </w:tr>
      <w:tr w:rsidR="00765395" w:rsidRPr="00204F53" w14:paraId="4CF04CF4" w14:textId="77777777" w:rsidTr="00765395">
        <w:trPr>
          <w:trHeight w:val="449"/>
        </w:trPr>
        <w:tc>
          <w:tcPr>
            <w:tcW w:w="11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1C6891F4" w14:textId="31D29712" w:rsidR="00765395" w:rsidRPr="00204F53" w:rsidRDefault="00765395">
            <w:pPr>
              <w:pStyle w:val="TableText"/>
              <w:keepNext/>
              <w:keepLines/>
              <w:rPr>
                <w:rFonts w:ascii="Aptos Narrow" w:hAnsi="Aptos Narrow"/>
                <w:b/>
                <w:bCs/>
                <w:sz w:val="24"/>
                <w:szCs w:val="24"/>
              </w:rPr>
            </w:pPr>
            <w:r w:rsidRPr="00204F53">
              <w:rPr>
                <w:rFonts w:ascii="Aptos Narrow" w:hAnsi="Aptos Narrow"/>
                <w:b/>
                <w:bCs/>
                <w:sz w:val="24"/>
                <w:szCs w:val="24"/>
              </w:rPr>
              <w:t>Maturity Criteria</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2B3FFF3" w14:textId="05A4A025" w:rsidR="00765395" w:rsidRPr="00204F53" w:rsidRDefault="00765395">
            <w:pPr>
              <w:pStyle w:val="TableText"/>
              <w:rPr>
                <w:rFonts w:ascii="Aptos Narrow" w:hAnsi="Aptos Narrow"/>
                <w:color w:val="000000"/>
                <w:sz w:val="24"/>
                <w:szCs w:val="24"/>
              </w:rPr>
            </w:pPr>
            <w:r w:rsidRPr="00204F53">
              <w:rPr>
                <w:rFonts w:ascii="Aptos Narrow" w:hAnsi="Aptos Narrow"/>
                <w:color w:val="000000"/>
                <w:sz w:val="24"/>
                <w:szCs w:val="24"/>
              </w:rPr>
              <w:t>Policies relevant to business capabilities are informally identified or inconsistently documented.</w:t>
            </w:r>
          </w:p>
          <w:p w14:paraId="58D06968" w14:textId="6AA857FB" w:rsidR="00765395" w:rsidRPr="00204F53" w:rsidRDefault="00765395" w:rsidP="00201178">
            <w:pPr>
              <w:pStyle w:val="TableText"/>
              <w:spacing w:before="240"/>
              <w:rPr>
                <w:rFonts w:ascii="Aptos Narrow" w:hAnsi="Aptos Narrow"/>
                <w:color w:val="000000"/>
                <w:sz w:val="24"/>
                <w:szCs w:val="24"/>
              </w:rPr>
            </w:pPr>
            <w:r w:rsidRPr="00204F53">
              <w:rPr>
                <w:rFonts w:ascii="Aptos Narrow" w:hAnsi="Aptos Narrow"/>
                <w:color w:val="000000"/>
                <w:sz w:val="24"/>
                <w:szCs w:val="24"/>
              </w:rPr>
              <w:t>There is little to no mapping of policies to business processes or systems.</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E68AD1F" w14:textId="77777777" w:rsidR="00765395" w:rsidRPr="00204F53" w:rsidRDefault="00765395">
            <w:pPr>
              <w:pStyle w:val="TableText"/>
              <w:rPr>
                <w:rFonts w:ascii="Aptos Narrow" w:hAnsi="Aptos Narrow"/>
                <w:color w:val="000000"/>
                <w:sz w:val="24"/>
                <w:szCs w:val="24"/>
              </w:rPr>
            </w:pPr>
            <w:r w:rsidRPr="00204F53">
              <w:rPr>
                <w:rFonts w:ascii="Aptos Narrow" w:hAnsi="Aptos Narrow"/>
                <w:color w:val="000000"/>
                <w:sz w:val="24"/>
                <w:szCs w:val="24"/>
              </w:rPr>
              <w:t>Some policies are documented and work has begun to map to business processes and systems. Compliance is mostly reactive, and regular reviews are not established.</w:t>
            </w:r>
          </w:p>
          <w:p w14:paraId="753CE2F5" w14:textId="77777777" w:rsidR="00765395" w:rsidRPr="00204F53" w:rsidRDefault="00765395" w:rsidP="00201178">
            <w:pPr>
              <w:pStyle w:val="TableText"/>
              <w:spacing w:before="240"/>
              <w:rPr>
                <w:rFonts w:ascii="Aptos Narrow" w:hAnsi="Aptos Narrow"/>
                <w:color w:val="000000"/>
                <w:sz w:val="24"/>
                <w:szCs w:val="24"/>
              </w:rPr>
            </w:pPr>
            <w:r w:rsidRPr="00B07817">
              <w:rPr>
                <w:rFonts w:ascii="Aptos Narrow" w:hAnsi="Aptos Narrow"/>
                <w:sz w:val="24"/>
                <w:szCs w:val="24"/>
              </w:rPr>
              <w:t>Policies are not yet fully integrated into governance, planning, or execution.</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BDBCD03" w14:textId="77777777" w:rsidR="00765395" w:rsidRPr="00204F53" w:rsidRDefault="00765395">
            <w:pPr>
              <w:pStyle w:val="TableText"/>
              <w:rPr>
                <w:rFonts w:ascii="Aptos Narrow" w:hAnsi="Aptos Narrow"/>
                <w:color w:val="000000"/>
                <w:sz w:val="24"/>
                <w:szCs w:val="24"/>
              </w:rPr>
            </w:pPr>
            <w:r w:rsidRPr="00204F53">
              <w:rPr>
                <w:rFonts w:ascii="Aptos Narrow" w:hAnsi="Aptos Narrow"/>
                <w:color w:val="000000"/>
                <w:sz w:val="24"/>
                <w:szCs w:val="24"/>
              </w:rPr>
              <w:t>All business policies relevant to the capability (e.g., "Pharmacy Management") are identified, documented, and mapped to business processes and supporting systems. Policies are harmonized with state and federal requirements, and their alignment is regularly reviewed to ensure compliance and support for enterprise objectives.</w:t>
            </w:r>
          </w:p>
          <w:p w14:paraId="1F06A67C" w14:textId="77777777" w:rsidR="00765395" w:rsidRPr="00204F53" w:rsidRDefault="00765395" w:rsidP="00201178">
            <w:pPr>
              <w:pStyle w:val="TableText"/>
              <w:spacing w:before="240"/>
              <w:rPr>
                <w:rFonts w:ascii="Aptos Narrow" w:hAnsi="Aptos Narrow"/>
                <w:color w:val="000000"/>
                <w:sz w:val="24"/>
                <w:szCs w:val="24"/>
              </w:rPr>
            </w:pPr>
            <w:r w:rsidRPr="00204F53">
              <w:rPr>
                <w:rFonts w:ascii="Aptos Narrow" w:hAnsi="Aptos Narrow"/>
                <w:color w:val="000000"/>
                <w:sz w:val="24"/>
                <w:szCs w:val="24"/>
              </w:rPr>
              <w:t>Policy alignment is not yet fully institutionalized across enterprise governance. Policy updates may not yet be consistently driven by performance data, regulatory change, or strategic objectives.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D2D9852" w14:textId="77777777" w:rsidR="00765395" w:rsidRPr="00204F53" w:rsidRDefault="00765395">
            <w:pPr>
              <w:pStyle w:val="TableText"/>
              <w:rPr>
                <w:rFonts w:ascii="Aptos Narrow" w:hAnsi="Aptos Narrow"/>
                <w:color w:val="000000"/>
                <w:sz w:val="24"/>
                <w:szCs w:val="24"/>
              </w:rPr>
            </w:pPr>
            <w:r w:rsidRPr="00204F53">
              <w:rPr>
                <w:rFonts w:ascii="Aptos Narrow" w:hAnsi="Aptos Narrow"/>
                <w:color w:val="000000"/>
                <w:sz w:val="24"/>
                <w:szCs w:val="24"/>
              </w:rPr>
              <w:t>Policy alignment is institutionalized and integrated into enterprise governance. Policies are systematically reviewed, updated, and optimized based on performance data, regulatory changes, and strategic objectives.</w:t>
            </w:r>
          </w:p>
          <w:p w14:paraId="69549775" w14:textId="77777777" w:rsidR="00765395" w:rsidRPr="00204F53" w:rsidRDefault="00765395" w:rsidP="00201178">
            <w:pPr>
              <w:pStyle w:val="TableText"/>
              <w:spacing w:before="240"/>
              <w:rPr>
                <w:rFonts w:ascii="Aptos Narrow" w:hAnsi="Aptos Narrow"/>
                <w:color w:val="000000"/>
                <w:sz w:val="24"/>
                <w:szCs w:val="24"/>
              </w:rPr>
            </w:pPr>
            <w:r w:rsidRPr="00204F53">
              <w:rPr>
                <w:rFonts w:ascii="Aptos Narrow" w:hAnsi="Aptos Narrow"/>
                <w:color w:val="000000"/>
                <w:sz w:val="24"/>
                <w:szCs w:val="24"/>
              </w:rPr>
              <w:t>Policy alignment may not yet function as a fully proactive, continuous driver of agility, innovation, and external thought leadership.</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D436115" w14:textId="77777777" w:rsidR="00765395" w:rsidRPr="00204F53" w:rsidRDefault="00765395">
            <w:pPr>
              <w:pStyle w:val="TableText"/>
              <w:rPr>
                <w:rFonts w:ascii="Aptos Narrow" w:hAnsi="Aptos Narrow"/>
                <w:color w:val="000000"/>
                <w:sz w:val="24"/>
                <w:szCs w:val="24"/>
              </w:rPr>
            </w:pPr>
            <w:r w:rsidRPr="00204F53">
              <w:rPr>
                <w:rFonts w:ascii="Aptos Narrow" w:hAnsi="Aptos Narrow"/>
                <w:color w:val="000000"/>
                <w:sz w:val="24"/>
                <w:szCs w:val="24"/>
              </w:rPr>
              <w:t>Policy alignment is a proactive, continuous process that drives organizational agility, compliance, and innovation. The organization demonstrates thought leadership and collaborates externally to share best practices.</w:t>
            </w:r>
          </w:p>
        </w:tc>
      </w:tr>
    </w:tbl>
    <w:p w14:paraId="77E3A510" w14:textId="77777777" w:rsidR="003A75C5" w:rsidRDefault="003A75C5">
      <w:r>
        <w:rPr>
          <w:b/>
          <w:bCs/>
        </w:rPr>
        <w:br w:type="page"/>
      </w:r>
    </w:p>
    <w:tbl>
      <w:tblPr>
        <w:tblW w:w="5409" w:type="pct"/>
        <w:tblLayout w:type="fixed"/>
        <w:tblCellMar>
          <w:left w:w="14" w:type="dxa"/>
          <w:right w:w="14" w:type="dxa"/>
        </w:tblCellMar>
        <w:tblLook w:val="0420" w:firstRow="1" w:lastRow="0" w:firstColumn="0" w:lastColumn="0" w:noHBand="0" w:noVBand="1"/>
        <w:tblCaption w:val="Table 14: Aspect – Policy Management (continued)"/>
        <w:tblDescription w:val="Table 14 (continued) provides five levels of maturity criteria and suggested documentation for the aspect – Policy Management, within the Enterprise Architecture (EA) Maturity Criteria."/>
      </w:tblPr>
      <w:tblGrid>
        <w:gridCol w:w="1699"/>
        <w:gridCol w:w="2462"/>
        <w:gridCol w:w="2462"/>
        <w:gridCol w:w="2462"/>
        <w:gridCol w:w="2462"/>
        <w:gridCol w:w="2462"/>
      </w:tblGrid>
      <w:tr w:rsidR="00AC7F71" w:rsidRPr="001B25D3" w14:paraId="7CEA42C6" w14:textId="77777777" w:rsidTr="00765395">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5134968" w14:textId="1694A544"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FF3E2EF" w14:textId="1E73050C"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CB062AB" w14:textId="114C9FED"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5C60AAC" w14:textId="43A00583"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9942613" w14:textId="6D005831"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56EF643" w14:textId="5F5EB974"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5: Optimized</w:t>
            </w:r>
          </w:p>
        </w:tc>
      </w:tr>
      <w:tr w:rsidR="00204F53" w:rsidRPr="001B25D3" w14:paraId="101A2B2C" w14:textId="77777777" w:rsidTr="00765395">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B630483" w14:textId="4E4B1788" w:rsidR="00923D87" w:rsidRDefault="00923D87" w:rsidP="00204F53">
            <w:pPr>
              <w:pStyle w:val="TableText"/>
              <w:rPr>
                <w:rFonts w:ascii="Aptos Narrow" w:hAnsi="Aptos Narrow"/>
                <w:b/>
                <w:bCs/>
                <w:sz w:val="24"/>
                <w:szCs w:val="24"/>
              </w:rPr>
            </w:pPr>
            <w:r>
              <w:rPr>
                <w:rFonts w:ascii="Aptos Narrow" w:hAnsi="Aptos Narrow"/>
                <w:b/>
                <w:bCs/>
                <w:sz w:val="24"/>
                <w:szCs w:val="24"/>
              </w:rPr>
              <w:t>Suggested Documentation</w:t>
            </w:r>
          </w:p>
          <w:p w14:paraId="10D625C5" w14:textId="0735DB30" w:rsidR="00923D87" w:rsidRDefault="00C852E2" w:rsidP="003A75C5">
            <w:pPr>
              <w:pStyle w:val="TableText"/>
              <w:spacing w:before="240"/>
              <w:rPr>
                <w:rFonts w:ascii="Aptos Narrow" w:hAnsi="Aptos Narrow"/>
                <w:b/>
                <w:bCs/>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273BC07" w14:textId="7F2C10A1" w:rsidR="00204F53" w:rsidRPr="00204F53" w:rsidRDefault="00204F53" w:rsidP="00D22F53">
            <w:pPr>
              <w:pStyle w:val="TableText"/>
              <w:rPr>
                <w:rFonts w:ascii="Aptos Narrow" w:hAnsi="Aptos Narrow"/>
                <w:sz w:val="24"/>
                <w:szCs w:val="24"/>
              </w:rPr>
            </w:pPr>
            <w:r w:rsidRPr="00204F53">
              <w:rPr>
                <w:rFonts w:ascii="Aptos Narrow" w:hAnsi="Aptos Narrow"/>
                <w:color w:val="000000"/>
                <w:sz w:val="24"/>
                <w:szCs w:val="24"/>
              </w:rPr>
              <w:t>N/A –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A7724B2" w14:textId="77777777"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Policy Catalog</w:t>
            </w:r>
          </w:p>
          <w:p w14:paraId="2D011AA2" w14:textId="37C79350"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Policy/Process Matrix</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F7563A7" w14:textId="77777777"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Policy/Process/Technology Component Matrix</w:t>
            </w:r>
          </w:p>
          <w:p w14:paraId="1E677446" w14:textId="057CF4BC"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Policy and Strategy Catalogs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33AED2D" w14:textId="47CB546A"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Performance metrics</w:t>
            </w:r>
          </w:p>
          <w:p w14:paraId="01E46D7C" w14:textId="5389F7F1"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Central policy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348EF89" w14:textId="3BA5293C"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Goal, Driver, Objective Catalog</w:t>
            </w:r>
          </w:p>
        </w:tc>
      </w:tr>
    </w:tbl>
    <w:p w14:paraId="1A1A0473" w14:textId="77777777" w:rsidR="00765395" w:rsidRDefault="00765395">
      <w:r>
        <w:br w:type="page"/>
      </w:r>
    </w:p>
    <w:p w14:paraId="2CF0A440" w14:textId="683E3E3A" w:rsidR="00777ED4" w:rsidRPr="00E14C27" w:rsidRDefault="00777ED4" w:rsidP="009C0445">
      <w:pPr>
        <w:pStyle w:val="Heading3"/>
      </w:pPr>
      <w:bookmarkStart w:id="19" w:name="_Toc230872721"/>
      <w:r w:rsidRPr="00447D82">
        <w:lastRenderedPageBreak/>
        <w:t>Table</w:t>
      </w:r>
      <w:r w:rsidRPr="003F1CF8">
        <w:t xml:space="preserve"> </w:t>
      </w:r>
      <w:r w:rsidR="005C763D">
        <w:t>15</w:t>
      </w:r>
      <w:r w:rsidRPr="003F1CF8">
        <w:t xml:space="preserve">: Aspect </w:t>
      </w:r>
      <w:r>
        <w:t>– Strategic Planning</w:t>
      </w:r>
      <w:bookmarkEnd w:id="19"/>
      <w:r>
        <w:t xml:space="preserve"> </w:t>
      </w:r>
    </w:p>
    <w:p w14:paraId="26D9E9D1" w14:textId="481BB8ED" w:rsidR="00777ED4" w:rsidRPr="001B25D3" w:rsidRDefault="00777ED4" w:rsidP="00777ED4">
      <w:pPr>
        <w:spacing w:after="0" w:line="240" w:lineRule="auto"/>
        <w:rPr>
          <w:rFonts w:eastAsiaTheme="minorEastAsia"/>
          <w:i/>
          <w:iCs/>
        </w:rPr>
      </w:pPr>
      <w:r w:rsidRPr="001B25D3">
        <w:rPr>
          <w:rFonts w:eastAsiaTheme="minorEastAsia"/>
          <w:i/>
          <w:iCs/>
        </w:rPr>
        <w:t>To what extent is strategic planning formally integrated into enterprise architecture, capability planning, and governance processes to guide the execution of MITA?</w:t>
      </w:r>
    </w:p>
    <w:tbl>
      <w:tblPr>
        <w:tblW w:w="5409" w:type="pct"/>
        <w:tblLayout w:type="fixed"/>
        <w:tblCellMar>
          <w:left w:w="14" w:type="dxa"/>
          <w:right w:w="14" w:type="dxa"/>
        </w:tblCellMar>
        <w:tblLook w:val="0420" w:firstRow="1" w:lastRow="0" w:firstColumn="0" w:lastColumn="0" w:noHBand="0" w:noVBand="1"/>
        <w:tblCaption w:val="Table 15: Aspect – Strategic Planning"/>
        <w:tblDescription w:val="Table 15 provides five levels of maturity criteria and suggested documentation for the aspect – Strategic Planning, within the Enterprise Architecture (EA) Maturity Criteria."/>
      </w:tblPr>
      <w:tblGrid>
        <w:gridCol w:w="1699"/>
        <w:gridCol w:w="1986"/>
        <w:gridCol w:w="2430"/>
        <w:gridCol w:w="2970"/>
        <w:gridCol w:w="2700"/>
        <w:gridCol w:w="2224"/>
      </w:tblGrid>
      <w:tr w:rsidR="00AC7F71" w:rsidRPr="001B25D3" w14:paraId="549DEF60" w14:textId="77777777" w:rsidTr="00D52BD2">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F1674C1" w14:textId="6C613044"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Maturity</w:t>
            </w:r>
          </w:p>
        </w:tc>
        <w:tc>
          <w:tcPr>
            <w:tcW w:w="1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89C3E4" w14:textId="4B016263"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1: Initial</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42840FE" w14:textId="07878FC4"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2: Developing</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752465B" w14:textId="76A30A06"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3: Defined</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621B74" w14:textId="67C46E61"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4: Managed</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8FAB27B" w14:textId="6FE5BF4D"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Level 5: Optimized</w:t>
            </w:r>
          </w:p>
        </w:tc>
      </w:tr>
      <w:tr w:rsidR="00C80027" w:rsidRPr="001B25D3" w14:paraId="712A0DA0" w14:textId="77777777" w:rsidTr="00D52BD2">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9F515C8" w14:textId="5D0CC76A" w:rsidR="00C80027" w:rsidRPr="00C80027" w:rsidRDefault="00C80027" w:rsidP="00C80027">
            <w:pPr>
              <w:pStyle w:val="TableText"/>
              <w:keepNext/>
              <w:keepLines/>
              <w:rPr>
                <w:rFonts w:ascii="Aptos Narrow" w:hAnsi="Aptos Narrow"/>
                <w:b/>
                <w:bCs/>
                <w:sz w:val="24"/>
                <w:szCs w:val="24"/>
              </w:rPr>
            </w:pPr>
            <w:r w:rsidRPr="00C80027">
              <w:rPr>
                <w:rFonts w:ascii="Aptos Narrow" w:hAnsi="Aptos Narrow"/>
                <w:b/>
                <w:bCs/>
                <w:sz w:val="24"/>
                <w:szCs w:val="24"/>
              </w:rPr>
              <w:t>Maturity Criteria</w:t>
            </w:r>
          </w:p>
        </w:tc>
        <w:tc>
          <w:tcPr>
            <w:tcW w:w="1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5AD28E2" w14:textId="18334D02" w:rsidR="00C80027" w:rsidRPr="00C80027" w:rsidRDefault="002B4049" w:rsidP="00C80027">
            <w:pPr>
              <w:pStyle w:val="TableText"/>
              <w:rPr>
                <w:rFonts w:ascii="Aptos Narrow" w:hAnsi="Aptos Narrow"/>
                <w:color w:val="000000"/>
                <w:sz w:val="24"/>
                <w:szCs w:val="24"/>
              </w:rPr>
            </w:pPr>
            <w:r>
              <w:rPr>
                <w:rFonts w:ascii="Aptos Narrow" w:hAnsi="Aptos Narrow"/>
                <w:color w:val="000000"/>
                <w:sz w:val="24"/>
                <w:szCs w:val="24"/>
              </w:rPr>
              <w:t>S</w:t>
            </w:r>
            <w:r w:rsidR="00C80027" w:rsidRPr="00C80027">
              <w:rPr>
                <w:rFonts w:ascii="Aptos Narrow" w:hAnsi="Aptos Narrow"/>
                <w:color w:val="000000"/>
                <w:sz w:val="24"/>
                <w:szCs w:val="24"/>
              </w:rPr>
              <w:t xml:space="preserve">trategic plan is informally considered during architecture and capability planning efforts. </w:t>
            </w:r>
          </w:p>
          <w:p w14:paraId="5A5186AD" w14:textId="59285246" w:rsidR="00C80027" w:rsidRPr="00C80027" w:rsidRDefault="00C80027" w:rsidP="001C2EF4">
            <w:pPr>
              <w:pStyle w:val="TableText"/>
              <w:spacing w:before="240"/>
              <w:rPr>
                <w:rFonts w:ascii="Aptos Narrow" w:hAnsi="Aptos Narrow"/>
                <w:color w:val="000000"/>
                <w:sz w:val="24"/>
                <w:szCs w:val="24"/>
              </w:rPr>
            </w:pPr>
            <w:r w:rsidRPr="00C80027">
              <w:rPr>
                <w:rFonts w:ascii="Aptos Narrow" w:hAnsi="Aptos Narrow"/>
                <w:color w:val="000000"/>
                <w:sz w:val="24"/>
                <w:szCs w:val="24"/>
              </w:rPr>
              <w:t>Alignment between strategy and capabilities occurs opportunistically and is largely dependent on individual initiative rather than a defined planning approach.</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241DE69" w14:textId="785254BC" w:rsidR="00C80027" w:rsidRPr="00C80027" w:rsidRDefault="002B4049" w:rsidP="00C80027">
            <w:pPr>
              <w:pStyle w:val="TableText"/>
              <w:rPr>
                <w:rFonts w:ascii="Aptos Narrow" w:hAnsi="Aptos Narrow"/>
                <w:color w:val="000000"/>
                <w:sz w:val="24"/>
                <w:szCs w:val="24"/>
              </w:rPr>
            </w:pPr>
            <w:r>
              <w:rPr>
                <w:rFonts w:ascii="Aptos Narrow" w:hAnsi="Aptos Narrow"/>
                <w:color w:val="000000"/>
                <w:sz w:val="24"/>
                <w:szCs w:val="24"/>
              </w:rPr>
              <w:t>S</w:t>
            </w:r>
            <w:r w:rsidR="00C80027" w:rsidRPr="00C80027">
              <w:rPr>
                <w:rFonts w:ascii="Aptos Narrow" w:hAnsi="Aptos Narrow"/>
                <w:color w:val="000000"/>
                <w:sz w:val="24"/>
                <w:szCs w:val="24"/>
              </w:rPr>
              <w:t>trategic plan and capability planning are intentionally aligned through defined outcomes. Strategic objectives inform capability discussions, but dependencies between strategy, capabilities, and processes are not yet consistently analyzed or governed.</w:t>
            </w:r>
          </w:p>
          <w:p w14:paraId="04A87FB5" w14:textId="1E9FFE12" w:rsidR="00C80027" w:rsidRPr="00C80027" w:rsidRDefault="00C80027" w:rsidP="001C2EF4">
            <w:pPr>
              <w:pStyle w:val="TableText"/>
              <w:spacing w:before="240"/>
              <w:rPr>
                <w:rFonts w:ascii="Aptos Narrow" w:hAnsi="Aptos Narrow"/>
                <w:color w:val="000000"/>
                <w:sz w:val="24"/>
                <w:szCs w:val="24"/>
              </w:rPr>
            </w:pPr>
            <w:r w:rsidRPr="00C80027">
              <w:rPr>
                <w:rFonts w:ascii="Aptos Narrow" w:hAnsi="Aptos Narrow"/>
                <w:color w:val="000000"/>
                <w:sz w:val="24"/>
                <w:szCs w:val="24"/>
              </w:rPr>
              <w:t>Strategic alignment exists but may not yet drive portfolio or project prioritization.</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6A5B356" w14:textId="71FB12A8" w:rsidR="00C80027" w:rsidRPr="00C80027" w:rsidRDefault="002B4049" w:rsidP="00C80027">
            <w:pPr>
              <w:pStyle w:val="TableText"/>
              <w:rPr>
                <w:rFonts w:ascii="Aptos Narrow" w:hAnsi="Aptos Narrow"/>
                <w:color w:val="000000"/>
                <w:sz w:val="24"/>
                <w:szCs w:val="24"/>
              </w:rPr>
            </w:pPr>
            <w:r>
              <w:rPr>
                <w:rFonts w:ascii="Aptos Narrow" w:hAnsi="Aptos Narrow"/>
                <w:color w:val="000000"/>
                <w:sz w:val="24"/>
                <w:szCs w:val="24"/>
              </w:rPr>
              <w:t>S</w:t>
            </w:r>
            <w:r w:rsidR="00C80027" w:rsidRPr="00C80027">
              <w:rPr>
                <w:rFonts w:ascii="Aptos Narrow" w:hAnsi="Aptos Narrow"/>
                <w:color w:val="000000"/>
                <w:sz w:val="24"/>
                <w:szCs w:val="24"/>
              </w:rPr>
              <w:t>trategic plan explicitly identifies capabilities as required dependencies to achieve strategic outcomes. Capabilities and supporting processes are identified and analyzed as part of Enterprise Portfolio and Project Management to inform prioritization and planning decisions.</w:t>
            </w:r>
          </w:p>
          <w:p w14:paraId="4F37E299" w14:textId="42E88693" w:rsidR="00C80027" w:rsidRPr="00C80027" w:rsidRDefault="00C80027" w:rsidP="001C2EF4">
            <w:pPr>
              <w:pStyle w:val="TableText"/>
              <w:spacing w:before="240"/>
              <w:rPr>
                <w:rFonts w:ascii="Aptos Narrow" w:hAnsi="Aptos Narrow"/>
                <w:color w:val="000000"/>
                <w:sz w:val="24"/>
                <w:szCs w:val="24"/>
              </w:rPr>
            </w:pPr>
            <w:r w:rsidRPr="00C80027">
              <w:rPr>
                <w:rFonts w:ascii="Aptos Narrow" w:hAnsi="Aptos Narrow"/>
                <w:color w:val="000000"/>
                <w:sz w:val="24"/>
                <w:szCs w:val="24"/>
              </w:rPr>
              <w:t>Capabilities and supporting processes are not yet consistently tied to roadmap execution, intake decisions, APD funding requests, or project approval processes.</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EB03156" w14:textId="016B08E5" w:rsidR="00C80027" w:rsidRPr="00C80027" w:rsidRDefault="00C80027" w:rsidP="00C80027">
            <w:pPr>
              <w:pStyle w:val="TableText"/>
              <w:rPr>
                <w:rFonts w:ascii="Aptos Narrow" w:hAnsi="Aptos Narrow"/>
                <w:color w:val="000000"/>
                <w:sz w:val="24"/>
                <w:szCs w:val="24"/>
              </w:rPr>
            </w:pPr>
            <w:r w:rsidRPr="00C80027">
              <w:rPr>
                <w:rFonts w:ascii="Aptos Narrow" w:hAnsi="Aptos Narrow"/>
                <w:color w:val="000000"/>
                <w:sz w:val="24"/>
                <w:szCs w:val="24"/>
              </w:rPr>
              <w:t>Enterprise Roadmap (Projects/Initiatives) have capabilities and processes identified that support the roadmap items. Capabilities and processes are identified and analyzed for intake of new business to support funding requests for an APD, or state funding for project approval.</w:t>
            </w:r>
          </w:p>
          <w:p w14:paraId="2DFCE8FE" w14:textId="33008206" w:rsidR="00C80027" w:rsidRPr="00C80027" w:rsidRDefault="00C80027" w:rsidP="001C2EF4">
            <w:pPr>
              <w:pStyle w:val="TableText"/>
              <w:spacing w:before="240"/>
              <w:rPr>
                <w:rFonts w:ascii="Aptos Narrow" w:hAnsi="Aptos Narrow"/>
                <w:color w:val="000000"/>
                <w:sz w:val="24"/>
                <w:szCs w:val="24"/>
              </w:rPr>
            </w:pPr>
            <w:r w:rsidRPr="00C80027">
              <w:rPr>
                <w:rFonts w:ascii="Aptos Narrow" w:hAnsi="Aptos Narrow"/>
                <w:color w:val="000000"/>
                <w:sz w:val="24"/>
                <w:szCs w:val="24"/>
              </w:rPr>
              <w:t>Capabilities and processes may not yet be fully institutionalized as core inputs to all enterprise governance, investment, and prioritization decisions.</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A8310D8" w14:textId="7DF89D5E" w:rsidR="00C80027" w:rsidRPr="00C80027" w:rsidRDefault="00C80027" w:rsidP="00C80027">
            <w:pPr>
              <w:pStyle w:val="TableText"/>
              <w:rPr>
                <w:rFonts w:ascii="Aptos Narrow" w:hAnsi="Aptos Narrow"/>
                <w:color w:val="000000"/>
                <w:sz w:val="24"/>
                <w:szCs w:val="24"/>
              </w:rPr>
            </w:pPr>
            <w:r w:rsidRPr="00C80027">
              <w:rPr>
                <w:rFonts w:ascii="Aptos Narrow" w:hAnsi="Aptos Narrow"/>
                <w:color w:val="000000"/>
                <w:sz w:val="24"/>
                <w:szCs w:val="24"/>
              </w:rPr>
              <w:t>Capabilities and processes are core inputs to enterprise governance and decision</w:t>
            </w:r>
            <w:r w:rsidRPr="00C80027">
              <w:rPr>
                <w:rFonts w:ascii="Aptos Narrow" w:hAnsi="Aptos Narrow"/>
                <w:color w:val="000000"/>
                <w:sz w:val="24"/>
                <w:szCs w:val="24"/>
              </w:rPr>
              <w:noBreakHyphen/>
              <w:t>making. Strategic planning, investment decisions, and roadmap prioritization are consistently driven by capability and process analysis to ensure alignment, maximize value, and support execution of SMA strategic objectives.</w:t>
            </w:r>
          </w:p>
        </w:tc>
      </w:tr>
      <w:tr w:rsidR="00C80027" w:rsidRPr="001B25D3" w14:paraId="0F639DF0" w14:textId="77777777" w:rsidTr="00D52BD2">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0AFFAFB" w14:textId="6F244234" w:rsidR="00A62AA9" w:rsidRPr="00DF4EFF" w:rsidRDefault="00C80027" w:rsidP="00A62AA9">
            <w:pPr>
              <w:pStyle w:val="TableText"/>
              <w:rPr>
                <w:rFonts w:ascii="Aptos Narrow" w:hAnsi="Aptos Narrow"/>
                <w:b/>
                <w:bCs/>
                <w:sz w:val="24"/>
                <w:szCs w:val="24"/>
              </w:rPr>
            </w:pPr>
            <w:r w:rsidRPr="00C80027">
              <w:rPr>
                <w:rFonts w:ascii="Aptos Narrow" w:hAnsi="Aptos Narrow"/>
                <w:b/>
                <w:bCs/>
                <w:sz w:val="24"/>
                <w:szCs w:val="24"/>
              </w:rPr>
              <w:t>Suggested Documentation</w:t>
            </w:r>
          </w:p>
          <w:p w14:paraId="4A526E15" w14:textId="6F44D057" w:rsidR="00923D87" w:rsidRDefault="00C852E2" w:rsidP="00E268D5">
            <w:pPr>
              <w:pStyle w:val="TableText"/>
              <w:spacing w:before="240"/>
              <w:rPr>
                <w:rFonts w:ascii="Aptos Narrow" w:hAnsi="Aptos Narrow"/>
                <w:b/>
                <w:bCs/>
                <w:sz w:val="24"/>
                <w:szCs w:val="24"/>
              </w:rPr>
            </w:pPr>
            <w:r w:rsidRPr="0060726D">
              <w:rPr>
                <w:rFonts w:ascii="Aptos Narrow" w:hAnsi="Aptos Narrow"/>
                <w:sz w:val="24"/>
                <w:szCs w:val="24"/>
              </w:rPr>
              <w:t>(Suggested additional documentation builds on prior level)</w:t>
            </w:r>
          </w:p>
        </w:tc>
        <w:tc>
          <w:tcPr>
            <w:tcW w:w="1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755F265" w14:textId="6B3C50BE" w:rsidR="00C80027" w:rsidRPr="00C80027" w:rsidRDefault="00C80027" w:rsidP="00D22F53">
            <w:pPr>
              <w:pStyle w:val="TableText"/>
              <w:rPr>
                <w:rFonts w:ascii="Aptos Narrow" w:hAnsi="Aptos Narrow"/>
                <w:sz w:val="24"/>
                <w:szCs w:val="24"/>
              </w:rPr>
            </w:pPr>
            <w:r w:rsidRPr="00C80027">
              <w:rPr>
                <w:rFonts w:ascii="Aptos Narrow" w:hAnsi="Aptos Narrow"/>
                <w:color w:val="000000"/>
                <w:sz w:val="24"/>
                <w:szCs w:val="24"/>
              </w:rPr>
              <w:t>N/A – none exists</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9BBD712" w14:textId="77777777"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Outcomes Catalog</w:t>
            </w:r>
          </w:p>
          <w:p w14:paraId="1740F392" w14:textId="4442FDE3"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Outcomes are mapped to capabilities</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72BBAAA" w14:textId="6604D37A" w:rsidR="00C80027" w:rsidRPr="000871A5" w:rsidRDefault="00C80027" w:rsidP="00B07817">
            <w:pPr>
              <w:pStyle w:val="Tablebullet1"/>
              <w:numPr>
                <w:ilvl w:val="0"/>
                <w:numId w:val="0"/>
              </w:numPr>
              <w:rPr>
                <w:rFonts w:ascii="Aptos Narrow" w:hAnsi="Aptos Narrow"/>
                <w:sz w:val="24"/>
                <w:szCs w:val="24"/>
              </w:rPr>
            </w:pPr>
            <w:r w:rsidRPr="00C80027">
              <w:rPr>
                <w:rFonts w:ascii="Aptos Narrow" w:hAnsi="Aptos Narrow"/>
                <w:sz w:val="24"/>
                <w:szCs w:val="24"/>
              </w:rPr>
              <w:t>Viewpoints:</w:t>
            </w:r>
          </w:p>
          <w:p w14:paraId="406268C5" w14:textId="425EBAA9"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Process Catalog</w:t>
            </w:r>
          </w:p>
          <w:p w14:paraId="12EF15E9" w14:textId="7C0BA798"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 xml:space="preserve"> Capability decomposition diagram</w:t>
            </w:r>
          </w:p>
          <w:p w14:paraId="70E1AD02" w14:textId="77777777"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Enterprise Portfolio</w:t>
            </w:r>
          </w:p>
          <w:p w14:paraId="31CCEA94" w14:textId="74F833A1"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Metrics Catalog</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F5522DE" w14:textId="6E9C1676" w:rsidR="00C80027" w:rsidRPr="00C80027" w:rsidRDefault="00C80027" w:rsidP="00C80027">
            <w:pPr>
              <w:pStyle w:val="Tablebullet1"/>
              <w:rPr>
                <w:rFonts w:ascii="Aptos Narrow" w:hAnsi="Aptos Narrow"/>
                <w:sz w:val="24"/>
                <w:szCs w:val="24"/>
              </w:rPr>
            </w:pPr>
            <w:r w:rsidRPr="00C80027">
              <w:rPr>
                <w:rFonts w:ascii="Aptos Narrow" w:hAnsi="Aptos Narrow"/>
                <w:color w:val="000000" w:themeColor="text1"/>
                <w:sz w:val="24"/>
                <w:szCs w:val="24"/>
              </w:rPr>
              <w:t>Enterprise Roadmap</w:t>
            </w:r>
          </w:p>
          <w:p w14:paraId="1D4FEEA2" w14:textId="72D95893"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Intake Templates</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E827F8A" w14:textId="1B251A2C" w:rsidR="00C80027" w:rsidRPr="00C80027" w:rsidRDefault="00C80027">
            <w:pPr>
              <w:pStyle w:val="Tablebullet1"/>
              <w:rPr>
                <w:rFonts w:ascii="Aptos Narrow" w:hAnsi="Aptos Narrow"/>
                <w:sz w:val="24"/>
                <w:szCs w:val="24"/>
              </w:rPr>
            </w:pPr>
            <w:r w:rsidRPr="00C80027">
              <w:rPr>
                <w:rFonts w:ascii="Aptos Narrow" w:hAnsi="Aptos Narrow"/>
                <w:color w:val="000000"/>
                <w:sz w:val="24"/>
                <w:szCs w:val="24"/>
              </w:rPr>
              <w:t>Decision Logs</w:t>
            </w:r>
          </w:p>
        </w:tc>
      </w:tr>
    </w:tbl>
    <w:p w14:paraId="1D42C31A" w14:textId="1E3F9CF4" w:rsidR="00CE74FC" w:rsidRDefault="00CE74FC" w:rsidP="00CE74FC">
      <w:pPr>
        <w:pStyle w:val="Heading1"/>
      </w:pPr>
      <w:bookmarkStart w:id="20" w:name="_Toc230872722"/>
      <w:r>
        <w:lastRenderedPageBreak/>
        <w:t>Business Architecture</w:t>
      </w:r>
      <w:r w:rsidR="00BE69E0">
        <w:t xml:space="preserve"> (BA)</w:t>
      </w:r>
      <w:bookmarkEnd w:id="20"/>
    </w:p>
    <w:p w14:paraId="3B2EA373" w14:textId="6B7F953E" w:rsidR="00790AB9" w:rsidRPr="000267DC" w:rsidRDefault="00790AB9" w:rsidP="0010789A">
      <w:pPr>
        <w:pStyle w:val="Heading2"/>
      </w:pPr>
      <w:bookmarkStart w:id="21" w:name="_Toc230872723"/>
      <w:r>
        <w:t xml:space="preserve">Table </w:t>
      </w:r>
      <w:r w:rsidR="005C763D">
        <w:t>16</w:t>
      </w:r>
      <w:r>
        <w:t xml:space="preserve">: </w:t>
      </w:r>
      <w:r w:rsidRPr="000267DC">
        <w:t>Aspect</w:t>
      </w:r>
      <w:r>
        <w:t xml:space="preserve"> </w:t>
      </w:r>
      <w:r w:rsidR="004E257B">
        <w:t>–</w:t>
      </w:r>
      <w:r w:rsidRPr="000267DC">
        <w:t xml:space="preserve"> </w:t>
      </w:r>
      <w:r w:rsidR="004E257B">
        <w:t>Business Process Performance</w:t>
      </w:r>
      <w:bookmarkEnd w:id="21"/>
      <w:r w:rsidR="004E257B">
        <w:t xml:space="preserve"> </w:t>
      </w:r>
    </w:p>
    <w:p w14:paraId="074144D4" w14:textId="35D7DC3B" w:rsidR="00790AB9" w:rsidRDefault="001A6DE4" w:rsidP="00790AB9">
      <w:pPr>
        <w:rPr>
          <w:rFonts w:ascii="Aptos Narrow" w:hAnsi="Aptos Narrow"/>
          <w:i/>
          <w:iCs/>
          <w:color w:val="000000"/>
        </w:rPr>
      </w:pPr>
      <w:r w:rsidRPr="001A6DE4">
        <w:rPr>
          <w:rFonts w:ascii="Aptos Narrow" w:hAnsi="Aptos Narrow"/>
          <w:i/>
          <w:iCs/>
          <w:color w:val="000000"/>
        </w:rPr>
        <w:t>To what extent is the performance of business processes supporting this capability consistently measured, monitored, and managed using meaningful metrics?</w:t>
      </w:r>
    </w:p>
    <w:tbl>
      <w:tblPr>
        <w:tblW w:w="5409" w:type="pct"/>
        <w:tblLayout w:type="fixed"/>
        <w:tblCellMar>
          <w:left w:w="14" w:type="dxa"/>
          <w:right w:w="14" w:type="dxa"/>
        </w:tblCellMar>
        <w:tblLook w:val="0420" w:firstRow="1" w:lastRow="0" w:firstColumn="0" w:lastColumn="0" w:noHBand="0" w:noVBand="1"/>
        <w:tblCaption w:val="Table 16: Aspect – Business Process Perfomance"/>
        <w:tblDescription w:val="Table 16 provides five levels of maturity criteria and suggested documentation for the aspect – Business Process Perfomance, within the Business Architecture (BA) Maturity Criteria."/>
      </w:tblPr>
      <w:tblGrid>
        <w:gridCol w:w="1699"/>
        <w:gridCol w:w="2462"/>
        <w:gridCol w:w="2462"/>
        <w:gridCol w:w="2462"/>
        <w:gridCol w:w="2462"/>
        <w:gridCol w:w="2462"/>
      </w:tblGrid>
      <w:tr w:rsidR="007257AC" w:rsidRPr="00D36E75" w14:paraId="390A80BB" w14:textId="77777777" w:rsidTr="00CC41E9">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7A62654" w14:textId="0CF090A7" w:rsidR="007257AC" w:rsidRPr="00D36E75"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C1960F8" w14:textId="5BE8E767" w:rsidR="007257AC" w:rsidRPr="00D36E75" w:rsidRDefault="007257AC">
            <w:pPr>
              <w:pStyle w:val="TableColumnHeading"/>
              <w:keepNext/>
              <w:keepLines/>
              <w:spacing w:before="60" w:after="60"/>
              <w:rPr>
                <w:rFonts w:ascii="Aptos Narrow" w:hAnsi="Aptos Narrow"/>
                <w:sz w:val="24"/>
                <w:szCs w:val="24"/>
              </w:rPr>
            </w:pPr>
            <w:r w:rsidRPr="00D36E75">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8A7CAD0" w14:textId="11B4B9A7" w:rsidR="007257AC" w:rsidRPr="00D36E75" w:rsidRDefault="007257AC" w:rsidP="00262351">
            <w:pPr>
              <w:pStyle w:val="TableColumnHeading"/>
              <w:keepNext/>
              <w:keepLines/>
              <w:spacing w:before="60" w:after="60"/>
              <w:rPr>
                <w:rFonts w:ascii="Aptos Narrow" w:hAnsi="Aptos Narrow"/>
                <w:sz w:val="24"/>
                <w:szCs w:val="24"/>
              </w:rPr>
            </w:pPr>
            <w:r w:rsidRPr="00D36E75">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81C490E" w14:textId="5D42E46D" w:rsidR="007257AC" w:rsidRPr="00D36E75" w:rsidRDefault="007257AC">
            <w:pPr>
              <w:pStyle w:val="TableColumnHeading"/>
              <w:keepNext/>
              <w:keepLines/>
              <w:spacing w:before="60" w:after="60"/>
              <w:rPr>
                <w:rFonts w:ascii="Aptos Narrow" w:hAnsi="Aptos Narrow"/>
                <w:sz w:val="24"/>
                <w:szCs w:val="24"/>
              </w:rPr>
            </w:pPr>
            <w:r w:rsidRPr="00D36E75">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2B8079" w14:textId="6A42229B" w:rsidR="007257AC" w:rsidRPr="00D36E75" w:rsidRDefault="007257AC">
            <w:pPr>
              <w:pStyle w:val="TableColumnHeading"/>
              <w:keepNext/>
              <w:keepLines/>
              <w:spacing w:before="60" w:after="60"/>
              <w:rPr>
                <w:rFonts w:ascii="Aptos Narrow" w:hAnsi="Aptos Narrow"/>
                <w:sz w:val="24"/>
                <w:szCs w:val="24"/>
              </w:rPr>
            </w:pPr>
            <w:r w:rsidRPr="00D36E75">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5ADD67E" w14:textId="6D792123" w:rsidR="007257AC" w:rsidRPr="00D36E75" w:rsidRDefault="007257AC" w:rsidP="00262351">
            <w:pPr>
              <w:pStyle w:val="TableColumnHeading"/>
              <w:keepNext/>
              <w:keepLines/>
              <w:spacing w:before="60" w:after="60"/>
              <w:rPr>
                <w:rFonts w:ascii="Aptos Narrow" w:hAnsi="Aptos Narrow"/>
                <w:sz w:val="24"/>
                <w:szCs w:val="24"/>
              </w:rPr>
            </w:pPr>
            <w:r w:rsidRPr="00D36E75">
              <w:rPr>
                <w:rFonts w:ascii="Aptos Narrow" w:hAnsi="Aptos Narrow"/>
                <w:sz w:val="24"/>
                <w:szCs w:val="24"/>
              </w:rPr>
              <w:t>Level 5: Optimized</w:t>
            </w:r>
          </w:p>
        </w:tc>
      </w:tr>
      <w:tr w:rsidR="007257AC" w:rsidRPr="00146884" w14:paraId="1D2D857A" w14:textId="77777777" w:rsidTr="00CC41E9">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2F9616B" w14:textId="1F0DCAA8" w:rsidR="007257AC" w:rsidRPr="00146884" w:rsidRDefault="007257AC">
            <w:pPr>
              <w:pStyle w:val="TableText"/>
              <w:keepNext/>
              <w:keepLines/>
              <w:rPr>
                <w:rFonts w:ascii="Aptos Narrow" w:hAnsi="Aptos Narrow"/>
                <w:b/>
                <w:sz w:val="24"/>
                <w:szCs w:val="24"/>
              </w:rPr>
            </w:pPr>
            <w:r w:rsidRPr="00146884">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41B3DC2" w14:textId="77777777" w:rsidR="007257AC" w:rsidRPr="00146884" w:rsidRDefault="007257AC">
            <w:pPr>
              <w:pStyle w:val="TableText"/>
              <w:rPr>
                <w:rFonts w:ascii="Aptos Narrow" w:hAnsi="Aptos Narrow"/>
                <w:color w:val="000000"/>
                <w:sz w:val="24"/>
                <w:szCs w:val="24"/>
              </w:rPr>
            </w:pPr>
            <w:r w:rsidRPr="00146884">
              <w:rPr>
                <w:rFonts w:ascii="Aptos Narrow" w:hAnsi="Aptos Narrow"/>
                <w:color w:val="000000"/>
                <w:sz w:val="24"/>
                <w:szCs w:val="24"/>
              </w:rPr>
              <w:t xml:space="preserve">Business processes that support the capability are identified and defined, but performance expectations are implicit and not formally measured. </w:t>
            </w:r>
          </w:p>
          <w:p w14:paraId="189FAEEE" w14:textId="77777777" w:rsidR="007257AC" w:rsidRPr="00146884" w:rsidRDefault="007257AC" w:rsidP="00CC41E9">
            <w:pPr>
              <w:pStyle w:val="TableText"/>
              <w:spacing w:before="240"/>
              <w:rPr>
                <w:rFonts w:ascii="Aptos Narrow" w:hAnsi="Aptos Narrow"/>
                <w:color w:val="000000"/>
                <w:sz w:val="24"/>
                <w:szCs w:val="24"/>
              </w:rPr>
            </w:pPr>
            <w:r w:rsidRPr="00146884">
              <w:rPr>
                <w:rFonts w:ascii="Aptos Narrow" w:hAnsi="Aptos Narrow"/>
                <w:color w:val="000000"/>
                <w:sz w:val="24"/>
                <w:szCs w:val="24"/>
              </w:rPr>
              <w:t>Process outcomes vary and are not consistently reviewed.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106AB9D" w14:textId="558EC6FC" w:rsidR="007257AC" w:rsidRPr="00146884" w:rsidRDefault="007257AC">
            <w:pPr>
              <w:pStyle w:val="TableText"/>
              <w:rPr>
                <w:rFonts w:ascii="Aptos Narrow" w:hAnsi="Aptos Narrow"/>
                <w:color w:val="000000"/>
                <w:sz w:val="24"/>
                <w:szCs w:val="24"/>
              </w:rPr>
            </w:pPr>
            <w:r w:rsidRPr="00146884">
              <w:rPr>
                <w:rFonts w:ascii="Aptos Narrow" w:hAnsi="Aptos Narrow"/>
                <w:color w:val="000000"/>
                <w:sz w:val="24"/>
                <w:szCs w:val="24"/>
              </w:rPr>
              <w:t xml:space="preserve">Business processes are documented in SOPs, including steps and accountable roles. </w:t>
            </w:r>
          </w:p>
          <w:p w14:paraId="00C27E3E" w14:textId="79BA51B8" w:rsidR="007257AC" w:rsidRPr="00146884" w:rsidRDefault="007257AC" w:rsidP="00CC41E9">
            <w:pPr>
              <w:pStyle w:val="TableText"/>
              <w:spacing w:before="240"/>
              <w:rPr>
                <w:rFonts w:ascii="Aptos Narrow" w:hAnsi="Aptos Narrow"/>
                <w:color w:val="000000"/>
                <w:sz w:val="24"/>
                <w:szCs w:val="24"/>
              </w:rPr>
            </w:pPr>
            <w:r w:rsidRPr="00146884">
              <w:rPr>
                <w:rFonts w:ascii="Aptos Narrow" w:hAnsi="Aptos Narrow"/>
                <w:color w:val="000000"/>
                <w:sz w:val="24"/>
                <w:szCs w:val="24"/>
              </w:rPr>
              <w:t>Performance expectations are understood informally but are not yet measured or tracked.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071C0B4" w14:textId="77777777" w:rsidR="007257AC" w:rsidRPr="00146884" w:rsidRDefault="007257AC">
            <w:pPr>
              <w:pStyle w:val="TableText"/>
              <w:rPr>
                <w:rFonts w:ascii="Aptos Narrow" w:hAnsi="Aptos Narrow"/>
                <w:color w:val="000000"/>
                <w:sz w:val="24"/>
                <w:szCs w:val="24"/>
              </w:rPr>
            </w:pPr>
            <w:r w:rsidRPr="00146884">
              <w:rPr>
                <w:rFonts w:ascii="Aptos Narrow" w:hAnsi="Aptos Narrow"/>
                <w:color w:val="000000"/>
                <w:sz w:val="24"/>
                <w:szCs w:val="24"/>
              </w:rPr>
              <w:t>Business processes are standardized and executed consistently across the organization. All staff follow the same documented process steps, and processes are centrally accessible through a Business Process Catalog.</w:t>
            </w:r>
          </w:p>
          <w:p w14:paraId="34C14926" w14:textId="77777777" w:rsidR="007257AC" w:rsidRPr="00146884" w:rsidRDefault="007257AC" w:rsidP="00CC41E9">
            <w:pPr>
              <w:pStyle w:val="TableText"/>
              <w:spacing w:before="240"/>
              <w:rPr>
                <w:rFonts w:ascii="Aptos Narrow" w:hAnsi="Aptos Narrow"/>
                <w:color w:val="000000"/>
                <w:sz w:val="24"/>
                <w:szCs w:val="24"/>
              </w:rPr>
            </w:pPr>
            <w:r w:rsidRPr="00146884">
              <w:rPr>
                <w:rFonts w:ascii="Aptos Narrow" w:hAnsi="Aptos Narrow"/>
                <w:color w:val="000000"/>
                <w:sz w:val="24"/>
                <w:szCs w:val="24"/>
              </w:rPr>
              <w:t>Process performance is not yet routinely measured, monitored, or reported using defined metrics.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62012E3" w14:textId="77777777" w:rsidR="007257AC" w:rsidRPr="00146884" w:rsidRDefault="007257AC">
            <w:pPr>
              <w:pStyle w:val="TableText"/>
              <w:rPr>
                <w:rFonts w:ascii="Aptos Narrow" w:hAnsi="Aptos Narrow"/>
                <w:color w:val="000000"/>
                <w:sz w:val="24"/>
                <w:szCs w:val="24"/>
              </w:rPr>
            </w:pPr>
            <w:r w:rsidRPr="00146884">
              <w:rPr>
                <w:rFonts w:ascii="Aptos Narrow" w:hAnsi="Aptos Narrow"/>
                <w:color w:val="000000"/>
                <w:sz w:val="24"/>
                <w:szCs w:val="24"/>
              </w:rPr>
              <w:t>Business processes have defined performance metrics (e.g., timeliness, quality, efficiency) that are regularly tracked, monitored, and reported. Process performance insights are used to identify bottlenecks and manage outcomes. Select steps may be automated to improve performance predictability.</w:t>
            </w:r>
          </w:p>
          <w:p w14:paraId="51A6D825" w14:textId="77777777" w:rsidR="007257AC" w:rsidRPr="00146884" w:rsidRDefault="007257AC" w:rsidP="00CC41E9">
            <w:pPr>
              <w:pStyle w:val="TableText"/>
              <w:spacing w:before="240"/>
              <w:rPr>
                <w:rFonts w:ascii="Aptos Narrow" w:hAnsi="Aptos Narrow"/>
                <w:color w:val="000000"/>
                <w:sz w:val="24"/>
                <w:szCs w:val="24"/>
              </w:rPr>
            </w:pPr>
            <w:r w:rsidRPr="00146884">
              <w:rPr>
                <w:rFonts w:ascii="Aptos Narrow" w:hAnsi="Aptos Narrow"/>
                <w:color w:val="000000"/>
                <w:sz w:val="24"/>
                <w:szCs w:val="24"/>
              </w:rPr>
              <w:t>Continuous optimization, trend analysis, feedback loops, and broader innovation are not yet fully institutionalized.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8BEDCE9" w14:textId="77777777" w:rsidR="007257AC" w:rsidRPr="00146884" w:rsidRDefault="007257AC">
            <w:pPr>
              <w:pStyle w:val="TableText"/>
              <w:rPr>
                <w:rFonts w:ascii="Aptos Narrow" w:hAnsi="Aptos Narrow"/>
                <w:color w:val="000000"/>
                <w:sz w:val="24"/>
                <w:szCs w:val="24"/>
              </w:rPr>
            </w:pPr>
            <w:r w:rsidRPr="00146884">
              <w:rPr>
                <w:rFonts w:ascii="Aptos Narrow" w:hAnsi="Aptos Narrow"/>
                <w:color w:val="000000"/>
                <w:sz w:val="24"/>
                <w:szCs w:val="24"/>
              </w:rPr>
              <w:t>Business process performance is continuously assessed and optimized using metrics, trends, and feedback. Data</w:t>
            </w:r>
            <w:r w:rsidRPr="00146884">
              <w:rPr>
                <w:rFonts w:ascii="Aptos Narrow" w:hAnsi="Aptos Narrow"/>
                <w:color w:val="000000"/>
                <w:sz w:val="24"/>
                <w:szCs w:val="24"/>
              </w:rPr>
              <w:noBreakHyphen/>
              <w:t>driven insights are used to proactively improve effectiveness, efficiency, and capability outcomes through refinement, automation, and innovation.</w:t>
            </w:r>
          </w:p>
        </w:tc>
      </w:tr>
    </w:tbl>
    <w:p w14:paraId="0D320920" w14:textId="77777777" w:rsidR="00CC41E9" w:rsidRDefault="00CC41E9">
      <w:r>
        <w:rPr>
          <w:b/>
          <w:bCs/>
        </w:rPr>
        <w:br w:type="page"/>
      </w:r>
    </w:p>
    <w:tbl>
      <w:tblPr>
        <w:tblW w:w="5409" w:type="pct"/>
        <w:tblLayout w:type="fixed"/>
        <w:tblCellMar>
          <w:left w:w="14" w:type="dxa"/>
          <w:right w:w="14" w:type="dxa"/>
        </w:tblCellMar>
        <w:tblLook w:val="0420" w:firstRow="1" w:lastRow="0" w:firstColumn="0" w:lastColumn="0" w:noHBand="0" w:noVBand="1"/>
        <w:tblCaption w:val="Table 16: Aspect – Business Process Perfomance (continued)"/>
        <w:tblDescription w:val="Table 16 (continued) provides five levels of maturity criteria and suggested documentation for the aspect – Business Process Perfomance, within the Business Architecture (BA) Maturity Criteria."/>
      </w:tblPr>
      <w:tblGrid>
        <w:gridCol w:w="1699"/>
        <w:gridCol w:w="2462"/>
        <w:gridCol w:w="2462"/>
        <w:gridCol w:w="2462"/>
        <w:gridCol w:w="2462"/>
        <w:gridCol w:w="2462"/>
      </w:tblGrid>
      <w:tr w:rsidR="00790AB9" w:rsidRPr="00D36E75" w14:paraId="57923C89" w14:textId="77777777" w:rsidTr="007257AC">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DFA2885" w14:textId="47EF7872"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F1564D" w14:textId="5AF926A3"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3E2CF2F" w14:textId="00296F80"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3326E6" w14:textId="50A729F6"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86823D1" w14:textId="38019F81"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E582BB9" w14:textId="31DAE491"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Level 5: Optimized</w:t>
            </w:r>
          </w:p>
        </w:tc>
      </w:tr>
      <w:tr w:rsidR="00E13441" w:rsidRPr="00D36E75" w14:paraId="69A6F984" w14:textId="77777777" w:rsidTr="007257AC">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87844BA" w14:textId="27CDD915" w:rsidR="00923D87" w:rsidRDefault="00923D87" w:rsidP="00E13441">
            <w:pPr>
              <w:pStyle w:val="TableText"/>
              <w:rPr>
                <w:rFonts w:ascii="Aptos Narrow" w:hAnsi="Aptos Narrow"/>
                <w:b/>
                <w:sz w:val="24"/>
                <w:szCs w:val="24"/>
              </w:rPr>
            </w:pPr>
            <w:r>
              <w:rPr>
                <w:rFonts w:ascii="Aptos Narrow" w:hAnsi="Aptos Narrow"/>
                <w:b/>
                <w:sz w:val="24"/>
                <w:szCs w:val="24"/>
              </w:rPr>
              <w:t>Suggested Documentation</w:t>
            </w:r>
          </w:p>
          <w:p w14:paraId="71BCA46F" w14:textId="55761263" w:rsidR="00923D87" w:rsidRDefault="00C852E2" w:rsidP="00CC41E9">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596C942" w14:textId="77777777" w:rsidR="00E13441" w:rsidRPr="00E13441" w:rsidRDefault="00E13441" w:rsidP="00E13441">
            <w:pPr>
              <w:pStyle w:val="TableText"/>
              <w:numPr>
                <w:ilvl w:val="0"/>
                <w:numId w:val="19"/>
              </w:numPr>
              <w:rPr>
                <w:rFonts w:ascii="Aptos Narrow" w:hAnsi="Aptos Narrow"/>
                <w:sz w:val="24"/>
                <w:szCs w:val="24"/>
              </w:rPr>
            </w:pPr>
            <w:r w:rsidRPr="00E13441">
              <w:rPr>
                <w:rFonts w:ascii="Aptos Narrow" w:hAnsi="Aptos Narrow"/>
                <w:color w:val="000000"/>
                <w:sz w:val="24"/>
                <w:szCs w:val="24"/>
              </w:rPr>
              <w:t>Process lists</w:t>
            </w:r>
          </w:p>
          <w:p w14:paraId="0DF4A9DA" w14:textId="77777777" w:rsidR="00E13441" w:rsidRPr="00E13441" w:rsidRDefault="00E13441" w:rsidP="00E13441">
            <w:pPr>
              <w:pStyle w:val="TableText"/>
              <w:numPr>
                <w:ilvl w:val="0"/>
                <w:numId w:val="19"/>
              </w:numPr>
              <w:rPr>
                <w:rFonts w:ascii="Aptos Narrow" w:hAnsi="Aptos Narrow"/>
                <w:sz w:val="24"/>
                <w:szCs w:val="24"/>
              </w:rPr>
            </w:pPr>
            <w:r w:rsidRPr="00E13441">
              <w:rPr>
                <w:rFonts w:ascii="Aptos Narrow" w:hAnsi="Aptos Narrow"/>
                <w:color w:val="000000"/>
                <w:sz w:val="24"/>
                <w:szCs w:val="24"/>
              </w:rPr>
              <w:t>Capability maps</w:t>
            </w:r>
          </w:p>
          <w:p w14:paraId="6CFD3639" w14:textId="7D0F1B5E" w:rsidR="00E13441" w:rsidRPr="00E13441" w:rsidRDefault="00E13441" w:rsidP="00E13441">
            <w:pPr>
              <w:pStyle w:val="TableText"/>
              <w:numPr>
                <w:ilvl w:val="0"/>
                <w:numId w:val="19"/>
              </w:numPr>
              <w:rPr>
                <w:rFonts w:ascii="Aptos Narrow" w:hAnsi="Aptos Narrow"/>
                <w:sz w:val="24"/>
                <w:szCs w:val="24"/>
              </w:rPr>
            </w:pPr>
            <w:r w:rsidRPr="00E13441">
              <w:rPr>
                <w:rFonts w:ascii="Aptos Narrow" w:hAnsi="Aptos Narrow"/>
                <w:color w:val="000000"/>
                <w:sz w:val="24"/>
                <w:szCs w:val="24"/>
              </w:rPr>
              <w:t>Informal process descriptions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189855B" w14:textId="56C9BFA0" w:rsidR="00E13441" w:rsidRPr="00E13441" w:rsidRDefault="00E13441" w:rsidP="00E13441">
            <w:pPr>
              <w:pStyle w:val="Tablebullet1"/>
              <w:rPr>
                <w:rFonts w:ascii="Aptos Narrow" w:hAnsi="Aptos Narrow"/>
                <w:sz w:val="24"/>
                <w:szCs w:val="24"/>
              </w:rPr>
            </w:pPr>
            <w:r w:rsidRPr="00E13441">
              <w:rPr>
                <w:rFonts w:ascii="Aptos Narrow" w:hAnsi="Aptos Narrow"/>
                <w:color w:val="000000" w:themeColor="text1"/>
                <w:sz w:val="24"/>
                <w:szCs w:val="24"/>
              </w:rPr>
              <w:t>Approved</w:t>
            </w:r>
            <w:r w:rsidR="00B60075">
              <w:rPr>
                <w:rFonts w:ascii="Aptos Narrow" w:hAnsi="Aptos Narrow"/>
                <w:color w:val="000000" w:themeColor="text1"/>
                <w:sz w:val="24"/>
                <w:szCs w:val="24"/>
              </w:rPr>
              <w:t xml:space="preserve"> </w:t>
            </w:r>
            <w:r w:rsidRPr="00E13441">
              <w:rPr>
                <w:rFonts w:ascii="Aptos Narrow" w:hAnsi="Aptos Narrow"/>
                <w:color w:val="000000" w:themeColor="text1"/>
                <w:sz w:val="24"/>
                <w:szCs w:val="24"/>
              </w:rPr>
              <w:t>SOPs</w:t>
            </w:r>
          </w:p>
          <w:p w14:paraId="2EF6CA2B"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Role descriptions</w:t>
            </w:r>
          </w:p>
          <w:p w14:paraId="49162B4F" w14:textId="112CD470"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Training materials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C0D452F"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Approved SOPs</w:t>
            </w:r>
          </w:p>
          <w:p w14:paraId="06E9921D" w14:textId="16F7BC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Business Process Catalog</w:t>
            </w:r>
          </w:p>
          <w:p w14:paraId="73C14B11" w14:textId="77777777" w:rsidR="00E13441" w:rsidRPr="00E13441" w:rsidRDefault="00E13441" w:rsidP="00E13441">
            <w:pPr>
              <w:pStyle w:val="Tablebullet1"/>
              <w:rPr>
                <w:rFonts w:ascii="Aptos Narrow" w:hAnsi="Aptos Narrow"/>
                <w:color w:val="000000" w:themeColor="text1"/>
                <w:sz w:val="24"/>
                <w:szCs w:val="24"/>
              </w:rPr>
            </w:pPr>
            <w:r w:rsidRPr="00E13441">
              <w:rPr>
                <w:rFonts w:ascii="Aptos Narrow" w:hAnsi="Aptos Narrow"/>
                <w:color w:val="000000" w:themeColor="text1"/>
                <w:sz w:val="24"/>
                <w:szCs w:val="24"/>
              </w:rPr>
              <w:t>Role Catalog</w:t>
            </w:r>
          </w:p>
          <w:p w14:paraId="72884040" w14:textId="49F29B61"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Training materials</w:t>
            </w:r>
            <w:r w:rsidRPr="00E13441">
              <w:rPr>
                <w:rFonts w:ascii="Aptos Narrow" w:hAnsi="Aptos Narrow"/>
                <w:color w:val="000000"/>
                <w:sz w:val="24"/>
                <w:szCs w:val="24"/>
              </w:rPr>
              <w:br/>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F667BF9" w14:textId="0F09F424"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Performance metrics developed for defined outcomes</w:t>
            </w:r>
          </w:p>
          <w:p w14:paraId="7340C0C1" w14:textId="452AC9F1"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 xml:space="preserve"> Metrics dashboards</w:t>
            </w:r>
          </w:p>
          <w:p w14:paraId="2663FB27"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Performance reports</w:t>
            </w:r>
          </w:p>
          <w:p w14:paraId="574D780F"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Automation logs</w:t>
            </w:r>
          </w:p>
          <w:p w14:paraId="3441D8BD" w14:textId="735D631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Leadership reviews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DDB44E3"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Process improvement roadmaps</w:t>
            </w:r>
          </w:p>
          <w:p w14:paraId="0C444C59" w14:textId="7F87F615"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Trend analyses</w:t>
            </w:r>
          </w:p>
          <w:p w14:paraId="329EBF68"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Root cause analyses</w:t>
            </w:r>
          </w:p>
          <w:p w14:paraId="1E5E0E37"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Optimization initiatives</w:t>
            </w:r>
          </w:p>
          <w:p w14:paraId="016BD6A1" w14:textId="4EC33696"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Improvement plans</w:t>
            </w:r>
          </w:p>
          <w:p w14:paraId="61A3F2D0" w14:textId="4B61D93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Process assessments</w:t>
            </w:r>
          </w:p>
        </w:tc>
      </w:tr>
    </w:tbl>
    <w:p w14:paraId="22E9F950" w14:textId="77777777" w:rsidR="007257AC" w:rsidRDefault="007257AC">
      <w:pPr>
        <w:rPr>
          <w:rFonts w:asciiTheme="majorHAnsi" w:eastAsiaTheme="majorEastAsia" w:hAnsiTheme="majorHAnsi" w:cstheme="majorBidi"/>
          <w:color w:val="0F4761" w:themeColor="accent1" w:themeShade="BF"/>
          <w:sz w:val="32"/>
          <w:szCs w:val="32"/>
        </w:rPr>
      </w:pPr>
      <w:r>
        <w:br w:type="page"/>
      </w:r>
    </w:p>
    <w:p w14:paraId="0A49704F" w14:textId="34790CBA" w:rsidR="0049058C" w:rsidRPr="000267DC" w:rsidRDefault="0049058C" w:rsidP="0049058C">
      <w:pPr>
        <w:pStyle w:val="Heading2"/>
      </w:pPr>
      <w:bookmarkStart w:id="22" w:name="_Toc230872724"/>
      <w:r>
        <w:lastRenderedPageBreak/>
        <w:t xml:space="preserve">Table </w:t>
      </w:r>
      <w:r w:rsidR="005C763D">
        <w:t>17</w:t>
      </w:r>
      <w:r>
        <w:t xml:space="preserve">: </w:t>
      </w:r>
      <w:r w:rsidRPr="000267DC">
        <w:t>Aspect</w:t>
      </w:r>
      <w:r>
        <w:t xml:space="preserve"> –</w:t>
      </w:r>
      <w:r w:rsidRPr="000267DC">
        <w:t xml:space="preserve"> </w:t>
      </w:r>
      <w:r>
        <w:t xml:space="preserve">Business Process </w:t>
      </w:r>
      <w:r w:rsidR="004468E6">
        <w:t>Documentation</w:t>
      </w:r>
      <w:bookmarkEnd w:id="22"/>
    </w:p>
    <w:p w14:paraId="3FFB186A" w14:textId="77777777" w:rsidR="00B85657" w:rsidRPr="004742F0" w:rsidRDefault="00B85657" w:rsidP="00E140B0">
      <w:pPr>
        <w:spacing w:line="240" w:lineRule="auto"/>
        <w:rPr>
          <w:rFonts w:ascii="Aptos Narrow" w:eastAsiaTheme="minorEastAsia" w:hAnsi="Aptos Narrow"/>
          <w:i/>
          <w:iCs/>
          <w:color w:val="000000"/>
        </w:rPr>
      </w:pPr>
      <w:r w:rsidRPr="004742F0">
        <w:rPr>
          <w:rFonts w:ascii="Aptos Narrow" w:eastAsiaTheme="minorEastAsia" w:hAnsi="Aptos Narrow"/>
          <w:i/>
          <w:iCs/>
          <w:color w:val="000000"/>
        </w:rPr>
        <w:t>To what extent are the business processes that support this capability identified, documented using defined standards, centrally managed, and regularly maintained?</w:t>
      </w:r>
    </w:p>
    <w:tbl>
      <w:tblPr>
        <w:tblW w:w="5409" w:type="pct"/>
        <w:tblLayout w:type="fixed"/>
        <w:tblCellMar>
          <w:left w:w="14" w:type="dxa"/>
          <w:right w:w="14" w:type="dxa"/>
        </w:tblCellMar>
        <w:tblLook w:val="0420" w:firstRow="1" w:lastRow="0" w:firstColumn="0" w:lastColumn="0" w:noHBand="0" w:noVBand="1"/>
      </w:tblPr>
      <w:tblGrid>
        <w:gridCol w:w="1699"/>
        <w:gridCol w:w="2462"/>
        <w:gridCol w:w="2462"/>
        <w:gridCol w:w="2462"/>
        <w:gridCol w:w="2462"/>
        <w:gridCol w:w="2462"/>
      </w:tblGrid>
      <w:tr w:rsidR="00B60075" w:rsidRPr="004742F0" w14:paraId="6941FE90" w14:textId="7777777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EE477F2" w14:textId="344D02F3" w:rsidR="00B60075" w:rsidRPr="004742F0"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DDA45CC" w14:textId="357F5423" w:rsidR="00B60075" w:rsidRPr="004742F0" w:rsidRDefault="00B60075">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B331313" w14:textId="3F082F1A" w:rsidR="00B60075" w:rsidRPr="004742F0" w:rsidRDefault="00B60075" w:rsidP="00262351">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16F7C13" w14:textId="3803C9F8" w:rsidR="00B60075" w:rsidRPr="004742F0" w:rsidRDefault="00B60075">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CF792E8" w14:textId="0467FA8D" w:rsidR="00B60075" w:rsidRPr="004742F0" w:rsidRDefault="00B60075">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3059C17" w14:textId="4AF0F956" w:rsidR="00B60075" w:rsidRPr="004742F0" w:rsidRDefault="00B60075" w:rsidP="00262351">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B60075" w:rsidRPr="00841C2A" w14:paraId="1DFCBF6C" w14:textId="7777777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3CFBCD8" w14:textId="45318819" w:rsidR="00B60075" w:rsidRPr="00841C2A" w:rsidRDefault="00B60075">
            <w:pPr>
              <w:pStyle w:val="TableText"/>
              <w:keepNext/>
              <w:keepLines/>
              <w:rPr>
                <w:rFonts w:ascii="Aptos Narrow" w:hAnsi="Aptos Narrow"/>
                <w:b/>
                <w:sz w:val="24"/>
                <w:szCs w:val="24"/>
              </w:rPr>
            </w:pPr>
            <w:r w:rsidRPr="00841C2A">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8C7ED6" w14:textId="77777777" w:rsidR="00B60075" w:rsidRPr="00841C2A" w:rsidRDefault="00B60075">
            <w:pPr>
              <w:pStyle w:val="TableText"/>
              <w:rPr>
                <w:rFonts w:ascii="Aptos Narrow" w:hAnsi="Aptos Narrow"/>
                <w:color w:val="000000"/>
                <w:sz w:val="24"/>
                <w:szCs w:val="24"/>
              </w:rPr>
            </w:pPr>
            <w:r w:rsidRPr="00841C2A">
              <w:rPr>
                <w:rFonts w:ascii="Aptos Narrow" w:hAnsi="Aptos Narrow"/>
                <w:color w:val="000000"/>
                <w:sz w:val="24"/>
                <w:szCs w:val="24"/>
              </w:rPr>
              <w:t>Business processes that support the capability are partially or inconsistently identified. Process documentation is incomplete, informal, or outdated.</w:t>
            </w:r>
          </w:p>
          <w:p w14:paraId="1CB38FF6" w14:textId="77777777" w:rsidR="00B60075" w:rsidRPr="00841C2A" w:rsidRDefault="00B60075" w:rsidP="00691785">
            <w:pPr>
              <w:pStyle w:val="TableText"/>
              <w:spacing w:before="240"/>
              <w:rPr>
                <w:rFonts w:ascii="Aptos Narrow" w:hAnsi="Aptos Narrow"/>
                <w:color w:val="000000"/>
                <w:sz w:val="24"/>
                <w:szCs w:val="24"/>
              </w:rPr>
            </w:pPr>
            <w:r w:rsidRPr="00841C2A">
              <w:rPr>
                <w:rFonts w:ascii="Aptos Narrow" w:hAnsi="Aptos Narrow"/>
                <w:color w:val="000000"/>
                <w:sz w:val="24"/>
                <w:szCs w:val="24"/>
              </w:rPr>
              <w:t>Business process models (BPMs) are not fully developed or consistently used to guide execution.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FA68A4A" w14:textId="77777777" w:rsidR="00B60075" w:rsidRPr="00841C2A" w:rsidRDefault="00B60075">
            <w:pPr>
              <w:pStyle w:val="TableText"/>
              <w:rPr>
                <w:rFonts w:ascii="Aptos Narrow" w:hAnsi="Aptos Narrow"/>
                <w:color w:val="000000"/>
                <w:sz w:val="24"/>
                <w:szCs w:val="24"/>
              </w:rPr>
            </w:pPr>
            <w:r w:rsidRPr="00841C2A">
              <w:rPr>
                <w:rFonts w:ascii="Aptos Narrow" w:hAnsi="Aptos Narrow"/>
                <w:color w:val="000000"/>
                <w:sz w:val="24"/>
                <w:szCs w:val="24"/>
              </w:rPr>
              <w:t>All business processes supporting the capability are fully identified and documented. BPMs are developed for each process and are available for staff reference, but modeling quality and consistency may vary.</w:t>
            </w:r>
          </w:p>
          <w:p w14:paraId="50B81C10" w14:textId="77777777" w:rsidR="00B60075" w:rsidRPr="00841C2A" w:rsidRDefault="00B60075" w:rsidP="00691785">
            <w:pPr>
              <w:pStyle w:val="TableText"/>
              <w:spacing w:before="240"/>
              <w:rPr>
                <w:rFonts w:ascii="Aptos Narrow" w:hAnsi="Aptos Narrow"/>
                <w:color w:val="000000"/>
                <w:sz w:val="24"/>
                <w:szCs w:val="24"/>
              </w:rPr>
            </w:pPr>
            <w:r w:rsidRPr="00841C2A">
              <w:rPr>
                <w:rFonts w:ascii="Aptos Narrow" w:hAnsi="Aptos Narrow"/>
                <w:color w:val="000000"/>
                <w:sz w:val="24"/>
                <w:szCs w:val="24"/>
              </w:rPr>
              <w:t>Documentation standards may be limited or informal, and process models may not yet follow a common enterprise standard.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2198042" w14:textId="77777777" w:rsidR="00B60075" w:rsidRPr="00841C2A" w:rsidRDefault="00B60075">
            <w:pPr>
              <w:pStyle w:val="TableText"/>
              <w:rPr>
                <w:rFonts w:ascii="Aptos Narrow" w:hAnsi="Aptos Narrow"/>
                <w:color w:val="000000"/>
                <w:sz w:val="24"/>
                <w:szCs w:val="24"/>
              </w:rPr>
            </w:pPr>
            <w:r w:rsidRPr="00841C2A">
              <w:rPr>
                <w:rFonts w:ascii="Aptos Narrow" w:hAnsi="Aptos Narrow"/>
                <w:color w:val="000000"/>
                <w:sz w:val="24"/>
                <w:szCs w:val="24"/>
              </w:rPr>
              <w:t>Business processes supporting the capability are formally defined and documented using a common modeling standard (e.g., Business Process Model and Notation (BPMN) 2.0</w:t>
            </w:r>
            <w:r w:rsidRPr="00841C2A" w:rsidDel="00450066">
              <w:rPr>
                <w:rFonts w:ascii="Aptos Narrow" w:hAnsi="Aptos Narrow"/>
                <w:color w:val="000000"/>
                <w:sz w:val="24"/>
                <w:szCs w:val="24"/>
              </w:rPr>
              <w:t xml:space="preserve"> </w:t>
            </w:r>
            <w:r w:rsidRPr="00841C2A">
              <w:rPr>
                <w:rFonts w:ascii="Aptos Narrow" w:hAnsi="Aptos Narrow"/>
                <w:color w:val="000000"/>
                <w:sz w:val="24"/>
                <w:szCs w:val="24"/>
              </w:rPr>
              <w:t>or organization</w:t>
            </w:r>
            <w:r w:rsidRPr="00841C2A">
              <w:rPr>
                <w:rFonts w:ascii="Aptos Narrow" w:hAnsi="Aptos Narrow"/>
                <w:color w:val="000000"/>
                <w:sz w:val="24"/>
                <w:szCs w:val="24"/>
              </w:rPr>
              <w:noBreakHyphen/>
              <w:t>defined conventions), ensuring clarity, consistency, and adherence to industry best practices.</w:t>
            </w:r>
          </w:p>
          <w:p w14:paraId="0A811DEE" w14:textId="77777777" w:rsidR="00B60075" w:rsidRPr="00841C2A" w:rsidRDefault="00B60075" w:rsidP="00691785">
            <w:pPr>
              <w:pStyle w:val="TableText"/>
              <w:spacing w:before="240"/>
              <w:rPr>
                <w:rFonts w:ascii="Aptos Narrow" w:hAnsi="Aptos Narrow"/>
                <w:color w:val="000000"/>
                <w:sz w:val="24"/>
                <w:szCs w:val="24"/>
              </w:rPr>
            </w:pPr>
            <w:r w:rsidRPr="00841C2A">
              <w:rPr>
                <w:rFonts w:ascii="Aptos Narrow" w:hAnsi="Aptos Narrow"/>
                <w:color w:val="000000"/>
                <w:sz w:val="24"/>
                <w:szCs w:val="24"/>
              </w:rPr>
              <w:t>Process documentation may not yet be centrally managed in a standardized modeling tool with version control, traceability, and formal relationships to capabilities and metrics.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665F5A0" w14:textId="77777777" w:rsidR="00B60075" w:rsidRPr="00841C2A" w:rsidRDefault="00B60075">
            <w:pPr>
              <w:pStyle w:val="TableText"/>
              <w:rPr>
                <w:rFonts w:ascii="Aptos Narrow" w:hAnsi="Aptos Narrow"/>
                <w:color w:val="000000"/>
                <w:sz w:val="24"/>
                <w:szCs w:val="24"/>
              </w:rPr>
            </w:pPr>
            <w:r w:rsidRPr="00841C2A">
              <w:rPr>
                <w:rFonts w:ascii="Aptos Narrow" w:hAnsi="Aptos Narrow"/>
                <w:color w:val="000000"/>
                <w:sz w:val="24"/>
                <w:szCs w:val="24"/>
              </w:rPr>
              <w:t>Business process documentation is managed in a standardized modeling tool that supports version control, change history, and traceability. Process models are maintained in an enterprise business process catalog with defined relationships to capabilities and metrics.</w:t>
            </w:r>
          </w:p>
          <w:p w14:paraId="124F21E2" w14:textId="77777777" w:rsidR="00B60075" w:rsidRPr="00841C2A" w:rsidRDefault="00B60075" w:rsidP="00691785">
            <w:pPr>
              <w:pStyle w:val="TableText"/>
              <w:spacing w:before="240"/>
              <w:rPr>
                <w:rFonts w:ascii="Aptos Narrow" w:hAnsi="Aptos Narrow"/>
                <w:color w:val="000000"/>
                <w:sz w:val="24"/>
                <w:szCs w:val="24"/>
              </w:rPr>
            </w:pPr>
            <w:r w:rsidRPr="00841C2A">
              <w:rPr>
                <w:rFonts w:ascii="Aptos Narrow" w:hAnsi="Aptos Narrow"/>
                <w:color w:val="000000"/>
                <w:sz w:val="24"/>
                <w:szCs w:val="24"/>
              </w:rPr>
              <w:t>Process documentation updates may not yet be consistently driven by performance metrics, improvement insights, capability changes, or strategic priorities.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0D3A609" w14:textId="77777777" w:rsidR="00B60075" w:rsidRPr="00841C2A" w:rsidRDefault="00B60075">
            <w:pPr>
              <w:pStyle w:val="TableText"/>
              <w:rPr>
                <w:rFonts w:ascii="Aptos Narrow" w:hAnsi="Aptos Narrow"/>
                <w:color w:val="000000"/>
                <w:sz w:val="24"/>
                <w:szCs w:val="24"/>
              </w:rPr>
            </w:pPr>
            <w:r w:rsidRPr="00841C2A">
              <w:rPr>
                <w:rFonts w:ascii="Aptos Narrow" w:hAnsi="Aptos Narrow"/>
                <w:color w:val="000000"/>
                <w:sz w:val="24"/>
                <w:szCs w:val="24"/>
              </w:rPr>
              <w:t xml:space="preserve">BPMs follow a documented review schedule with clear ownership. Updates are driven by performance metrics, operational insights, and lessons learned, not ad-hoc changes. All changes are logged in Process improvement logs or formal change requests, ensuring traceability from issue identification through approval and implementation. </w:t>
            </w:r>
          </w:p>
          <w:p w14:paraId="44B63ADB" w14:textId="77777777" w:rsidR="00B60075" w:rsidRPr="00841C2A" w:rsidRDefault="00B60075" w:rsidP="00691785">
            <w:pPr>
              <w:pStyle w:val="TableText"/>
              <w:spacing w:before="240"/>
              <w:rPr>
                <w:rFonts w:ascii="Aptos Narrow" w:hAnsi="Aptos Narrow"/>
                <w:color w:val="000000"/>
                <w:sz w:val="24"/>
                <w:szCs w:val="24"/>
              </w:rPr>
            </w:pPr>
            <w:r w:rsidRPr="00841C2A">
              <w:rPr>
                <w:rFonts w:ascii="Aptos Narrow" w:hAnsi="Aptos Narrow"/>
                <w:color w:val="000000"/>
                <w:sz w:val="24"/>
                <w:szCs w:val="24"/>
              </w:rPr>
              <w:t>BPM updates are explicitly tied to changes in business capabilities, strategic priorities, or regulatory requirements, keeping process design current and strategically aligned.</w:t>
            </w:r>
          </w:p>
        </w:tc>
      </w:tr>
    </w:tbl>
    <w:p w14:paraId="79B395D4" w14:textId="77777777" w:rsidR="00B60075" w:rsidRPr="004742F0" w:rsidRDefault="00B60075" w:rsidP="00B85657">
      <w:pPr>
        <w:spacing w:after="0" w:line="240" w:lineRule="auto"/>
        <w:rPr>
          <w:rFonts w:ascii="Aptos Narrow" w:eastAsiaTheme="minorEastAsia" w:hAnsi="Aptos Narrow"/>
          <w:i/>
          <w:iCs/>
          <w:color w:val="000000"/>
        </w:rPr>
      </w:pPr>
    </w:p>
    <w:tbl>
      <w:tblPr>
        <w:tblW w:w="5409" w:type="pct"/>
        <w:tblLayout w:type="fixed"/>
        <w:tblCellMar>
          <w:left w:w="14" w:type="dxa"/>
          <w:right w:w="14" w:type="dxa"/>
        </w:tblCellMar>
        <w:tblLook w:val="0420" w:firstRow="1" w:lastRow="0" w:firstColumn="0" w:lastColumn="0" w:noHBand="0" w:noVBand="1"/>
        <w:tblCaption w:val="Table 17: Aspect – Business Process Documentation (continued)"/>
        <w:tblDescription w:val="Table 17 (continued) provides five levels of maturity criteria and suggested documentation for the aspect – Business Process Documentation, within the Business Architecture (BA) Maturity Criteria."/>
      </w:tblPr>
      <w:tblGrid>
        <w:gridCol w:w="1699"/>
        <w:gridCol w:w="2462"/>
        <w:gridCol w:w="2462"/>
        <w:gridCol w:w="2462"/>
        <w:gridCol w:w="2462"/>
        <w:gridCol w:w="2462"/>
      </w:tblGrid>
      <w:tr w:rsidR="000C07EF" w:rsidRPr="000D78CE" w14:paraId="1F4667B3" w14:textId="77777777" w:rsidTr="00B60075">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A5B090" w14:textId="3610AA49"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F732521" w14:textId="199A3BF9"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6B48951" w14:textId="43F8F8C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704AC03" w14:textId="416CB18D"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947C2CA" w14:textId="01E43E1A"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B8D1AB4" w14:textId="26798FF3"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330227" w:rsidRPr="005703D5" w14:paraId="4A97B1B0" w14:textId="77777777" w:rsidTr="00B60075">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6EC337E" w14:textId="3AF017CD" w:rsidR="00923D87" w:rsidRDefault="00923D87" w:rsidP="00DC5B99">
            <w:pPr>
              <w:pStyle w:val="TableText"/>
              <w:rPr>
                <w:rFonts w:ascii="Aptos Narrow" w:hAnsi="Aptos Narrow"/>
                <w:b/>
                <w:sz w:val="24"/>
                <w:szCs w:val="24"/>
              </w:rPr>
            </w:pPr>
            <w:r>
              <w:rPr>
                <w:rFonts w:ascii="Aptos Narrow" w:hAnsi="Aptos Narrow"/>
                <w:b/>
                <w:sz w:val="24"/>
                <w:szCs w:val="24"/>
              </w:rPr>
              <w:t>Suggested Documentation</w:t>
            </w:r>
          </w:p>
          <w:p w14:paraId="6C0F01E1" w14:textId="5FF12BD5" w:rsidR="00923D87" w:rsidRDefault="00C852E2" w:rsidP="008E5465">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BFCB6DC" w14:textId="0203E4E8" w:rsidR="00DC5B99" w:rsidRPr="00DC5B99" w:rsidRDefault="00DC5B99" w:rsidP="00DC5B99">
            <w:pPr>
              <w:pStyle w:val="TableText"/>
              <w:numPr>
                <w:ilvl w:val="0"/>
                <w:numId w:val="19"/>
              </w:numPr>
              <w:rPr>
                <w:rFonts w:ascii="Aptos Narrow" w:hAnsi="Aptos Narrow"/>
                <w:sz w:val="24"/>
                <w:szCs w:val="24"/>
              </w:rPr>
            </w:pPr>
            <w:r w:rsidRPr="00DC5B99">
              <w:rPr>
                <w:rFonts w:ascii="Aptos Narrow" w:hAnsi="Aptos Narrow"/>
                <w:color w:val="000000"/>
                <w:sz w:val="24"/>
                <w:szCs w:val="24"/>
              </w:rPr>
              <w:t>Partial lists of processes supporting the capability</w:t>
            </w:r>
          </w:p>
          <w:p w14:paraId="6A90025A" w14:textId="25FFCB71" w:rsidR="00DC5B99" w:rsidRPr="00DC5B99" w:rsidRDefault="00DC5B99" w:rsidP="00DC5B99">
            <w:pPr>
              <w:pStyle w:val="TableText"/>
              <w:numPr>
                <w:ilvl w:val="0"/>
                <w:numId w:val="19"/>
              </w:numPr>
              <w:rPr>
                <w:rFonts w:ascii="Aptos Narrow" w:hAnsi="Aptos Narrow"/>
                <w:sz w:val="24"/>
                <w:szCs w:val="24"/>
              </w:rPr>
            </w:pPr>
            <w:r w:rsidRPr="00DC5B99">
              <w:rPr>
                <w:rFonts w:ascii="Aptos Narrow" w:hAnsi="Aptos Narrow"/>
                <w:sz w:val="24"/>
                <w:szCs w:val="24"/>
              </w:rPr>
              <w:t>High level or informal process diagrams</w:t>
            </w:r>
          </w:p>
          <w:p w14:paraId="331757FA" w14:textId="35144976" w:rsidR="00DC5B99" w:rsidRPr="00DC5B99" w:rsidRDefault="00DC5B99" w:rsidP="00DC5B99">
            <w:pPr>
              <w:pStyle w:val="TableText"/>
              <w:numPr>
                <w:ilvl w:val="0"/>
                <w:numId w:val="19"/>
              </w:numPr>
              <w:rPr>
                <w:rFonts w:ascii="Aptos Narrow" w:hAnsi="Aptos Narrow"/>
                <w:sz w:val="24"/>
                <w:szCs w:val="24"/>
              </w:rPr>
            </w:pPr>
            <w:r w:rsidRPr="00DC5B99">
              <w:rPr>
                <w:rFonts w:ascii="Aptos Narrow" w:hAnsi="Aptos Narrow"/>
                <w:color w:val="000000"/>
                <w:sz w:val="24"/>
                <w:szCs w:val="24"/>
              </w:rPr>
              <w:t>Draft or outdated BPM with gaps</w:t>
            </w:r>
          </w:p>
          <w:p w14:paraId="460BB6D8" w14:textId="4BE84813" w:rsidR="00DC5B99" w:rsidRPr="00DC5B99" w:rsidRDefault="00DC5B99" w:rsidP="00DC5B99">
            <w:pPr>
              <w:pStyle w:val="TableText"/>
              <w:numPr>
                <w:ilvl w:val="0"/>
                <w:numId w:val="19"/>
              </w:numPr>
              <w:rPr>
                <w:rFonts w:ascii="Aptos Narrow" w:hAnsi="Aptos Narrow"/>
                <w:sz w:val="24"/>
                <w:szCs w:val="24"/>
              </w:rPr>
            </w:pPr>
            <w:r w:rsidRPr="00DC5B99">
              <w:rPr>
                <w:rFonts w:ascii="Aptos Narrow" w:hAnsi="Aptos Narrow"/>
                <w:color w:val="000000"/>
                <w:sz w:val="24"/>
                <w:szCs w:val="24"/>
              </w:rPr>
              <w:t>Reliance on institutional knowledge to understand processes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A408827" w14:textId="374D9A46"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 xml:space="preserve"> Complete inventory of processes mapped to capabilities</w:t>
            </w:r>
          </w:p>
          <w:p w14:paraId="510ADDF8" w14:textId="21B6045D"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Process catalog</w:t>
            </w:r>
          </w:p>
          <w:p w14:paraId="0A3F544D"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BPMs available for all supporting processes</w:t>
            </w:r>
          </w:p>
          <w:p w14:paraId="3CE6DBD3"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Process documentation used for onboarding or training</w:t>
            </w:r>
          </w:p>
          <w:p w14:paraId="230569B1" w14:textId="0CA483FE"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Limited or informal documentation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BE8F404" w14:textId="77777777" w:rsidR="00DC5B99" w:rsidRPr="000A5A8C" w:rsidRDefault="00DC5B99" w:rsidP="00DC5B99">
            <w:pPr>
              <w:pStyle w:val="Tablebullet1"/>
              <w:rPr>
                <w:rFonts w:ascii="Aptos Narrow" w:hAnsi="Aptos Narrow"/>
                <w:sz w:val="24"/>
                <w:szCs w:val="24"/>
              </w:rPr>
            </w:pPr>
            <w:r w:rsidRPr="00DC5B99">
              <w:rPr>
                <w:rFonts w:ascii="Aptos Narrow" w:hAnsi="Aptos Narrow"/>
                <w:color w:val="000000"/>
                <w:sz w:val="24"/>
                <w:szCs w:val="24"/>
              </w:rPr>
              <w:t>BPMs compliant with BPMN 2.0 or internal standards</w:t>
            </w:r>
          </w:p>
          <w:p w14:paraId="4BFD72F4" w14:textId="45D7A7AB"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Centralized Process Catalog</w:t>
            </w:r>
          </w:p>
          <w:p w14:paraId="5353F3D7"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Modeling guidelines and documentation standards</w:t>
            </w:r>
          </w:p>
          <w:p w14:paraId="7E93A036"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themeColor="text1"/>
                <w:sz w:val="24"/>
                <w:szCs w:val="24"/>
              </w:rPr>
              <w:t>Verified consistency across process models</w:t>
            </w:r>
          </w:p>
          <w:p w14:paraId="3D37D9FB" w14:textId="423E28B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Periodic BPM quality or compliance assessments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B061C4"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Centralized modeling repository/tool</w:t>
            </w:r>
          </w:p>
          <w:p w14:paraId="49D37BF7"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Version history and change logs for BPMs</w:t>
            </w:r>
          </w:p>
          <w:p w14:paraId="70F3631A" w14:textId="48CC5D49"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Enterprise business process catalog</w:t>
            </w:r>
          </w:p>
          <w:p w14:paraId="0D70E10A" w14:textId="4C5364C8"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Documented relationships between processes, capabilities, and metrics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1A43E99" w14:textId="31D4E97D"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Formal review cadence for BPMs</w:t>
            </w:r>
          </w:p>
          <w:p w14:paraId="7F7D0F10"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Evidence of updates driven by metrics or insights</w:t>
            </w:r>
          </w:p>
          <w:p w14:paraId="55748EF0"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Process improvement logs or change requests</w:t>
            </w:r>
          </w:p>
          <w:p w14:paraId="035AB9D4" w14:textId="7CFFE5B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Alignment of BPM updates with capability or strategy changes</w:t>
            </w:r>
          </w:p>
        </w:tc>
      </w:tr>
    </w:tbl>
    <w:p w14:paraId="68E6BEB4" w14:textId="741080BA" w:rsidR="00B85657" w:rsidRPr="00B85657" w:rsidRDefault="00E140B0">
      <w:pPr>
        <w:rPr>
          <w:rFonts w:ascii="Aptos Narrow" w:eastAsiaTheme="minorEastAsia" w:hAnsi="Aptos Narrow"/>
          <w:i/>
          <w:iCs/>
          <w:color w:val="000000"/>
          <w:sz w:val="22"/>
          <w:szCs w:val="22"/>
        </w:rPr>
      </w:pPr>
      <w:r>
        <w:rPr>
          <w:rFonts w:ascii="Aptos Narrow" w:eastAsiaTheme="minorEastAsia" w:hAnsi="Aptos Narrow"/>
          <w:i/>
          <w:iCs/>
          <w:color w:val="000000"/>
          <w:sz w:val="22"/>
          <w:szCs w:val="22"/>
        </w:rPr>
        <w:br w:type="page"/>
      </w:r>
    </w:p>
    <w:p w14:paraId="38275A3B" w14:textId="77777777" w:rsidR="00B85657" w:rsidRPr="00B85657" w:rsidRDefault="00B85657" w:rsidP="00B85657">
      <w:pPr>
        <w:spacing w:after="0" w:line="240" w:lineRule="auto"/>
        <w:rPr>
          <w:rFonts w:ascii="Aptos Narrow" w:eastAsiaTheme="minorEastAsia" w:hAnsi="Aptos Narrow"/>
          <w:i/>
          <w:iCs/>
          <w:color w:val="000000"/>
          <w:sz w:val="22"/>
          <w:szCs w:val="22"/>
        </w:rPr>
      </w:pPr>
    </w:p>
    <w:p w14:paraId="71ECAC5D" w14:textId="086BA911" w:rsidR="0049058C" w:rsidRPr="000267DC" w:rsidRDefault="0049058C" w:rsidP="0049058C">
      <w:pPr>
        <w:pStyle w:val="Heading2"/>
      </w:pPr>
      <w:bookmarkStart w:id="23" w:name="_Toc230872725"/>
      <w:r>
        <w:t xml:space="preserve">Table </w:t>
      </w:r>
      <w:r w:rsidR="005C763D">
        <w:t>18</w:t>
      </w:r>
      <w:r>
        <w:t xml:space="preserve">: </w:t>
      </w:r>
      <w:r w:rsidRPr="000267DC">
        <w:t>Aspect</w:t>
      </w:r>
      <w:r>
        <w:t xml:space="preserve"> –</w:t>
      </w:r>
      <w:r w:rsidRPr="000267DC">
        <w:t xml:space="preserve"> </w:t>
      </w:r>
      <w:r>
        <w:t>Business Process</w:t>
      </w:r>
      <w:r w:rsidR="003B72E3">
        <w:t xml:space="preserve"> Governance</w:t>
      </w:r>
      <w:bookmarkEnd w:id="23"/>
      <w:r w:rsidR="003B72E3">
        <w:t xml:space="preserve"> </w:t>
      </w:r>
      <w:r>
        <w:t xml:space="preserve"> </w:t>
      </w:r>
    </w:p>
    <w:p w14:paraId="5C3EA150" w14:textId="77777777" w:rsidR="00FE2A5B" w:rsidRPr="004742F0" w:rsidRDefault="00FE2A5B" w:rsidP="00645866">
      <w:pPr>
        <w:spacing w:line="240" w:lineRule="auto"/>
        <w:rPr>
          <w:rFonts w:ascii="Aptos Narrow" w:eastAsiaTheme="minorEastAsia" w:hAnsi="Aptos Narrow"/>
          <w:i/>
          <w:iCs/>
          <w:color w:val="000000"/>
        </w:rPr>
      </w:pPr>
      <w:r w:rsidRPr="004742F0">
        <w:rPr>
          <w:rFonts w:ascii="Aptos Narrow" w:eastAsiaTheme="minorEastAsia" w:hAnsi="Aptos Narrow"/>
          <w:i/>
          <w:iCs/>
          <w:color w:val="000000"/>
        </w:rPr>
        <w:t>Are specific individuals assigned to process governance roles, and do they actively participate in governing the business processes that support this capability?</w:t>
      </w:r>
    </w:p>
    <w:tbl>
      <w:tblPr>
        <w:tblW w:w="5409" w:type="pct"/>
        <w:tblLayout w:type="fixed"/>
        <w:tblCellMar>
          <w:left w:w="14" w:type="dxa"/>
          <w:right w:w="14" w:type="dxa"/>
        </w:tblCellMar>
        <w:tblLook w:val="0420" w:firstRow="1" w:lastRow="0" w:firstColumn="0" w:lastColumn="0" w:noHBand="0" w:noVBand="1"/>
        <w:tblCaption w:val="Table 18: Aspect – Business Process Documentation (Continued)"/>
        <w:tblDescription w:val="Table 18 (Continued) provides five levels of maturity criteria and suggested documentation for the aspect – Business Process Documentation, within the Business Architecture (BA) Maturity Criteria."/>
      </w:tblPr>
      <w:tblGrid>
        <w:gridCol w:w="1699"/>
        <w:gridCol w:w="2462"/>
        <w:gridCol w:w="2462"/>
        <w:gridCol w:w="2462"/>
        <w:gridCol w:w="2462"/>
        <w:gridCol w:w="2462"/>
      </w:tblGrid>
      <w:tr w:rsidR="00E140B0" w:rsidRPr="004742F0" w14:paraId="6734650E" w14:textId="77777777" w:rsidTr="008E5465">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9BF5EFD" w14:textId="10136574" w:rsidR="00E140B0" w:rsidRPr="004742F0"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DAC0372" w14:textId="209427FC" w:rsidR="00E140B0" w:rsidRPr="004742F0" w:rsidRDefault="00E140B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3F9B532" w14:textId="7FA4764C" w:rsidR="00E140B0" w:rsidRPr="004742F0" w:rsidRDefault="00E140B0" w:rsidP="00262351">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DA921D8" w14:textId="635B4F86" w:rsidR="00E140B0" w:rsidRPr="004742F0" w:rsidRDefault="00E140B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C843DC6" w14:textId="4106A2B8" w:rsidR="00E140B0" w:rsidRPr="004742F0" w:rsidRDefault="00E140B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303788B" w14:textId="5AE24E71" w:rsidR="00E140B0" w:rsidRPr="004742F0" w:rsidRDefault="00E140B0" w:rsidP="00262351">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E140B0" w:rsidRPr="00B4784F" w14:paraId="78947F15" w14:textId="77777777" w:rsidTr="008E5465">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015ADF7" w14:textId="4ACD2422" w:rsidR="00E140B0" w:rsidRPr="00B4784F" w:rsidRDefault="00E140B0">
            <w:pPr>
              <w:pStyle w:val="TableText"/>
              <w:keepNext/>
              <w:keepLines/>
              <w:rPr>
                <w:rFonts w:ascii="Aptos Narrow" w:hAnsi="Aptos Narrow"/>
                <w:b/>
                <w:sz w:val="24"/>
                <w:szCs w:val="24"/>
              </w:rPr>
            </w:pPr>
            <w:r w:rsidRPr="00B4784F">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ABFBB71" w14:textId="77777777" w:rsidR="00E140B0" w:rsidRPr="00B4784F" w:rsidRDefault="00E140B0">
            <w:pPr>
              <w:pStyle w:val="TableText"/>
              <w:rPr>
                <w:rFonts w:ascii="Aptos Narrow" w:hAnsi="Aptos Narrow"/>
                <w:color w:val="000000"/>
                <w:sz w:val="24"/>
                <w:szCs w:val="24"/>
              </w:rPr>
            </w:pPr>
            <w:r w:rsidRPr="00B4784F">
              <w:rPr>
                <w:rFonts w:ascii="Aptos Narrow" w:hAnsi="Aptos Narrow"/>
                <w:color w:val="000000"/>
                <w:sz w:val="24"/>
                <w:szCs w:val="24"/>
              </w:rPr>
              <w:t>Process governance roles and responsibilities have not been established or assigned to individuals for the business processes that support the capability.</w:t>
            </w:r>
          </w:p>
          <w:p w14:paraId="10F39267" w14:textId="77777777" w:rsidR="00E140B0" w:rsidRPr="00B4784F" w:rsidRDefault="00E140B0" w:rsidP="008E5465">
            <w:pPr>
              <w:pStyle w:val="TableText"/>
              <w:spacing w:before="240"/>
              <w:rPr>
                <w:rFonts w:ascii="Aptos Narrow" w:hAnsi="Aptos Narrow"/>
                <w:color w:val="000000"/>
                <w:sz w:val="24"/>
                <w:szCs w:val="24"/>
              </w:rPr>
            </w:pPr>
            <w:r w:rsidRPr="00B4784F">
              <w:rPr>
                <w:rFonts w:ascii="Aptos Narrow" w:hAnsi="Aptos Narrow"/>
                <w:color w:val="000000"/>
                <w:sz w:val="24"/>
                <w:szCs w:val="24"/>
              </w:rPr>
              <w:t>There is no clear accountability for process ownership, decision-making, or process governance.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B4439A1" w14:textId="77777777" w:rsidR="00E140B0" w:rsidRPr="00B4784F" w:rsidRDefault="00E140B0">
            <w:pPr>
              <w:pStyle w:val="TableText"/>
              <w:rPr>
                <w:rFonts w:ascii="Aptos Narrow" w:hAnsi="Aptos Narrow"/>
                <w:color w:val="000000"/>
                <w:sz w:val="24"/>
                <w:szCs w:val="24"/>
              </w:rPr>
            </w:pPr>
            <w:r w:rsidRPr="00B4784F">
              <w:rPr>
                <w:rFonts w:ascii="Aptos Narrow" w:hAnsi="Aptos Narrow"/>
                <w:color w:val="000000"/>
                <w:sz w:val="24"/>
                <w:szCs w:val="24"/>
              </w:rPr>
              <w:t>Process governance roles and responsibilities for the business processes supporting the capability have been identified and assigned to individuals (e.g., capability/business owner, process owner), and key process terms, definitions, and acronyms used to support the capability have been identified and documented.</w:t>
            </w:r>
          </w:p>
          <w:p w14:paraId="161E2F17" w14:textId="77777777" w:rsidR="00E140B0" w:rsidRPr="00B4784F" w:rsidRDefault="00E140B0" w:rsidP="008E5465">
            <w:pPr>
              <w:pStyle w:val="TableText"/>
              <w:spacing w:before="240"/>
              <w:rPr>
                <w:rFonts w:ascii="Aptos Narrow" w:hAnsi="Aptos Narrow"/>
                <w:color w:val="000000"/>
                <w:sz w:val="24"/>
                <w:szCs w:val="24"/>
              </w:rPr>
            </w:pPr>
            <w:r w:rsidRPr="00B4784F">
              <w:rPr>
                <w:rFonts w:ascii="Aptos Narrow" w:hAnsi="Aptos Narrow"/>
                <w:color w:val="000000"/>
                <w:sz w:val="24"/>
                <w:szCs w:val="24"/>
              </w:rPr>
              <w:t>Assigned individuals may not yet consistently participate in process governance decisions or manage process changes and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F01468C" w14:textId="77777777" w:rsidR="00E140B0" w:rsidRPr="00B4784F" w:rsidRDefault="00E140B0">
            <w:pPr>
              <w:pStyle w:val="TableText"/>
              <w:rPr>
                <w:rFonts w:ascii="Aptos Narrow" w:hAnsi="Aptos Narrow"/>
                <w:color w:val="000000"/>
                <w:sz w:val="24"/>
                <w:szCs w:val="24"/>
              </w:rPr>
            </w:pPr>
            <w:r w:rsidRPr="00B4784F">
              <w:rPr>
                <w:rFonts w:ascii="Aptos Narrow" w:hAnsi="Aptos Narrow"/>
                <w:color w:val="000000"/>
                <w:sz w:val="24"/>
                <w:szCs w:val="24"/>
              </w:rPr>
              <w:t>The SMA monitors the assignment of process governance roles to ensure minimal vacancy, and the assigned individuals actively participate in governing the business processes, including decision</w:t>
            </w:r>
            <w:r w:rsidRPr="00B4784F">
              <w:rPr>
                <w:rFonts w:ascii="Aptos Narrow" w:hAnsi="Aptos Narrow"/>
                <w:color w:val="000000"/>
                <w:sz w:val="24"/>
                <w:szCs w:val="24"/>
              </w:rPr>
              <w:noBreakHyphen/>
              <w:t>making related to process changes, standards, and alignment to the capability.</w:t>
            </w:r>
          </w:p>
          <w:p w14:paraId="79001F1A" w14:textId="77777777" w:rsidR="00E140B0" w:rsidRPr="00B4784F" w:rsidRDefault="00E140B0" w:rsidP="008E5465">
            <w:pPr>
              <w:pStyle w:val="TableText"/>
              <w:spacing w:before="240"/>
              <w:rPr>
                <w:rFonts w:ascii="Aptos Narrow" w:hAnsi="Aptos Narrow"/>
                <w:color w:val="000000"/>
                <w:sz w:val="24"/>
                <w:szCs w:val="24"/>
              </w:rPr>
            </w:pPr>
            <w:r w:rsidRPr="00B4784F">
              <w:rPr>
                <w:rFonts w:ascii="Aptos Narrow" w:hAnsi="Aptos Narrow"/>
                <w:color w:val="000000"/>
                <w:sz w:val="24"/>
                <w:szCs w:val="24"/>
              </w:rPr>
              <w:t>Governance information may not yet be centrally stored, searchable, or accessible through an enterprise repository. Stakeholders may still have limited visibility into governed processes, role assignments, and process definitions.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4B614DF" w14:textId="77777777" w:rsidR="00E140B0" w:rsidRPr="00B4784F" w:rsidRDefault="00E140B0">
            <w:pPr>
              <w:pStyle w:val="TableText"/>
              <w:rPr>
                <w:rFonts w:ascii="Aptos Narrow" w:hAnsi="Aptos Narrow"/>
                <w:color w:val="000000"/>
                <w:sz w:val="24"/>
                <w:szCs w:val="24"/>
              </w:rPr>
            </w:pPr>
            <w:r w:rsidRPr="00B4784F">
              <w:rPr>
                <w:rFonts w:ascii="Aptos Narrow" w:hAnsi="Aptos Narrow"/>
                <w:color w:val="000000"/>
                <w:sz w:val="24"/>
                <w:szCs w:val="24"/>
              </w:rPr>
              <w:t>Process governance role assignments, process definitions, and key terms are stored in a central enterprise repository (e.g., business architecture or process catalog) and are accessible to stakeholders to search, discover, and understand the processes governed by the SMA.</w:t>
            </w:r>
          </w:p>
          <w:p w14:paraId="6E1CB1F1" w14:textId="77777777" w:rsidR="00E140B0" w:rsidRPr="00B4784F" w:rsidRDefault="00E140B0" w:rsidP="008E5465">
            <w:pPr>
              <w:pStyle w:val="TableText"/>
              <w:spacing w:before="240"/>
              <w:rPr>
                <w:rFonts w:ascii="Aptos Narrow" w:hAnsi="Aptos Narrow"/>
                <w:color w:val="000000"/>
                <w:sz w:val="24"/>
                <w:szCs w:val="24"/>
              </w:rPr>
            </w:pPr>
            <w:r w:rsidRPr="00B4784F">
              <w:rPr>
                <w:rFonts w:ascii="Aptos Narrow" w:hAnsi="Aptos Narrow"/>
                <w:color w:val="000000"/>
                <w:sz w:val="24"/>
                <w:szCs w:val="24"/>
              </w:rPr>
              <w:t>Process governance may not yet be regularly assessed against enterprise outcomes, policies, standards, and methodologies. Continuous governance improvement may not yet be fully institutionalized.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DE36B33" w14:textId="77777777" w:rsidR="00E140B0" w:rsidRPr="00B4784F" w:rsidRDefault="00E140B0">
            <w:pPr>
              <w:pStyle w:val="TableText"/>
              <w:rPr>
                <w:rFonts w:ascii="Aptos Narrow" w:hAnsi="Aptos Narrow"/>
                <w:color w:val="000000"/>
                <w:sz w:val="24"/>
                <w:szCs w:val="24"/>
              </w:rPr>
            </w:pPr>
            <w:r w:rsidRPr="00B4784F">
              <w:rPr>
                <w:rFonts w:ascii="Aptos Narrow" w:hAnsi="Aptos Narrow"/>
                <w:color w:val="000000"/>
                <w:sz w:val="24"/>
                <w:szCs w:val="24"/>
              </w:rPr>
              <w:t>Business processes adhere to enterprise process governance outcomes, policies, standards, and methodologies and are regularly assessed to identify opportunities to improve process governance, effectiveness, and alignment with the supported capability.</w:t>
            </w:r>
          </w:p>
        </w:tc>
      </w:tr>
    </w:tbl>
    <w:p w14:paraId="2E7BE3EA" w14:textId="77777777" w:rsidR="008E5465" w:rsidRDefault="008E5465">
      <w:r>
        <w:rPr>
          <w:b/>
          <w:bCs/>
        </w:rPr>
        <w:br w:type="page"/>
      </w:r>
    </w:p>
    <w:tbl>
      <w:tblPr>
        <w:tblW w:w="5409" w:type="pct"/>
        <w:tblLayout w:type="fixed"/>
        <w:tblCellMar>
          <w:left w:w="14" w:type="dxa"/>
          <w:right w:w="14" w:type="dxa"/>
        </w:tblCellMar>
        <w:tblLook w:val="0420" w:firstRow="1" w:lastRow="0" w:firstColumn="0" w:lastColumn="0" w:noHBand="0" w:noVBand="1"/>
        <w:tblCaption w:val="Table 18: Aspect – Business Process Documentation (Continued)"/>
        <w:tblDescription w:val="Table 18 (Continued) provides five levels of maturity criteria and suggested documentation for the aspect – Business Process Documentation, within the Business Architecture (BA) Maturity Criteria."/>
      </w:tblPr>
      <w:tblGrid>
        <w:gridCol w:w="1699"/>
        <w:gridCol w:w="2462"/>
        <w:gridCol w:w="2462"/>
        <w:gridCol w:w="2462"/>
        <w:gridCol w:w="2462"/>
        <w:gridCol w:w="2462"/>
      </w:tblGrid>
      <w:tr w:rsidR="00F802C9" w:rsidRPr="000D78CE" w14:paraId="45741E34" w14:textId="77777777" w:rsidTr="00E140B0">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DFA1DA8" w14:textId="377A12E4"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50896D" w14:textId="36E8252F"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D06935E" w14:textId="7BCE4716"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0505184" w14:textId="7701F55C"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4542306" w14:textId="212EBA9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97B979C" w14:textId="38BF8F39"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330227" w:rsidRPr="005703D5" w14:paraId="4D921F75" w14:textId="77777777" w:rsidTr="00E140B0">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93EE01C" w14:textId="107099E8" w:rsidR="00923D87" w:rsidRDefault="00923D87" w:rsidP="00A32F87">
            <w:pPr>
              <w:pStyle w:val="TableText"/>
              <w:rPr>
                <w:rFonts w:ascii="Aptos Narrow" w:hAnsi="Aptos Narrow"/>
                <w:b/>
                <w:sz w:val="24"/>
                <w:szCs w:val="24"/>
              </w:rPr>
            </w:pPr>
            <w:r>
              <w:rPr>
                <w:rFonts w:ascii="Aptos Narrow" w:hAnsi="Aptos Narrow"/>
                <w:b/>
                <w:sz w:val="24"/>
                <w:szCs w:val="24"/>
              </w:rPr>
              <w:t>Suggested Documentation</w:t>
            </w:r>
          </w:p>
          <w:p w14:paraId="68FA2BA7" w14:textId="3ED78FA3" w:rsidR="00923D87" w:rsidRDefault="00C852E2" w:rsidP="008E5465">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45FAC0E" w14:textId="6F3A39F0" w:rsidR="00A32F87" w:rsidRPr="00A32F87" w:rsidRDefault="00A32F87" w:rsidP="000D4FB0">
            <w:pPr>
              <w:pStyle w:val="TableText"/>
              <w:rPr>
                <w:rFonts w:ascii="Aptos Narrow" w:hAnsi="Aptos Narrow"/>
                <w:sz w:val="24"/>
                <w:szCs w:val="24"/>
              </w:rPr>
            </w:pPr>
            <w:r w:rsidRPr="00A32F87">
              <w:rPr>
                <w:rFonts w:ascii="Aptos Narrow" w:hAnsi="Aptos Narrow"/>
                <w:color w:val="000000"/>
                <w:sz w:val="24"/>
                <w:szCs w:val="24"/>
              </w:rPr>
              <w:t>N/A –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21A78D8" w14:textId="59E6ED3F"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Process catalog (with role assignments)</w:t>
            </w:r>
          </w:p>
          <w:p w14:paraId="1FD14706" w14:textId="77777777" w:rsidR="00A32F87" w:rsidRPr="0037562F" w:rsidRDefault="00A32F87" w:rsidP="00A32F87">
            <w:pPr>
              <w:pStyle w:val="Tablebullet1"/>
              <w:rPr>
                <w:rFonts w:ascii="Aptos Narrow" w:hAnsi="Aptos Narrow"/>
                <w:sz w:val="24"/>
                <w:szCs w:val="24"/>
              </w:rPr>
            </w:pPr>
            <w:r w:rsidRPr="00A32F87">
              <w:rPr>
                <w:rFonts w:ascii="Aptos Narrow" w:hAnsi="Aptos Narrow"/>
                <w:color w:val="000000"/>
                <w:sz w:val="24"/>
                <w:szCs w:val="24"/>
              </w:rPr>
              <w:t>Process model view with roles identified</w:t>
            </w:r>
          </w:p>
          <w:p w14:paraId="2625A9B2" w14:textId="53A7C3EB" w:rsidR="00A32F87" w:rsidRPr="00A32F87" w:rsidRDefault="00A32F87" w:rsidP="00A32F87">
            <w:pPr>
              <w:pStyle w:val="Tablebullet1"/>
              <w:rPr>
                <w:rFonts w:ascii="Aptos Narrow" w:hAnsi="Aptos Narrow"/>
                <w:sz w:val="24"/>
                <w:szCs w:val="24"/>
              </w:rPr>
            </w:pPr>
            <w:r w:rsidRPr="00A32F87">
              <w:rPr>
                <w:rFonts w:ascii="Aptos Narrow" w:hAnsi="Aptos Narrow"/>
                <w:sz w:val="24"/>
                <w:szCs w:val="24"/>
              </w:rPr>
              <w:t xml:space="preserve">Documentation of </w:t>
            </w:r>
            <w:r w:rsidRPr="00A32F87">
              <w:rPr>
                <w:rFonts w:ascii="Aptos Narrow" w:hAnsi="Aptos Narrow"/>
                <w:color w:val="000000"/>
                <w:sz w:val="24"/>
                <w:szCs w:val="24"/>
              </w:rPr>
              <w:t>key process terms, definitions, and acronyms used to support the capability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2159DC6" w14:textId="77777777" w:rsidR="00A32F87" w:rsidRPr="00A32F87" w:rsidRDefault="00A32F87" w:rsidP="00A32F87">
            <w:pPr>
              <w:pStyle w:val="Tablebullet1"/>
              <w:rPr>
                <w:rFonts w:ascii="Aptos Narrow" w:hAnsi="Aptos Narrow"/>
                <w:color w:val="000000"/>
                <w:sz w:val="24"/>
                <w:szCs w:val="24"/>
              </w:rPr>
            </w:pPr>
            <w:r w:rsidRPr="00A32F87">
              <w:rPr>
                <w:rFonts w:ascii="Aptos Narrow" w:hAnsi="Aptos Narrow"/>
                <w:color w:val="000000" w:themeColor="text1"/>
                <w:sz w:val="24"/>
                <w:szCs w:val="24"/>
              </w:rPr>
              <w:t>Actor-to-Role RACI Matrix</w:t>
            </w:r>
          </w:p>
          <w:p w14:paraId="553A19D6" w14:textId="177E9265"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 xml:space="preserve"> </w:t>
            </w:r>
            <w:r w:rsidRPr="00A32F87">
              <w:rPr>
                <w:rFonts w:ascii="Aptos Narrow" w:hAnsi="Aptos Narrow"/>
                <w:sz w:val="24"/>
                <w:szCs w:val="24"/>
              </w:rPr>
              <w:t>Decisions documented with key decision makers noted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CFC55E" w14:textId="4387C9D7"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Central enterprise architecture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9615C32" w14:textId="558A7BE0"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Process governance diagram</w:t>
            </w:r>
          </w:p>
          <w:p w14:paraId="4BF9C26D" w14:textId="46BB4D9B"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SOPs</w:t>
            </w:r>
          </w:p>
          <w:p w14:paraId="4D6F9ACA" w14:textId="4258F5D2"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Process governance policy</w:t>
            </w:r>
          </w:p>
        </w:tc>
      </w:tr>
    </w:tbl>
    <w:p w14:paraId="6EBA3CE3" w14:textId="5BA92854" w:rsidR="00240640" w:rsidRPr="00240640" w:rsidRDefault="00F33F56">
      <w:pPr>
        <w:rPr>
          <w:rFonts w:ascii="Aptos Narrow" w:eastAsiaTheme="minorEastAsia" w:hAnsi="Aptos Narrow"/>
          <w:i/>
          <w:iCs/>
          <w:color w:val="000000"/>
          <w:sz w:val="22"/>
          <w:szCs w:val="22"/>
        </w:rPr>
      </w:pPr>
      <w:r>
        <w:rPr>
          <w:rFonts w:ascii="Aptos Narrow" w:eastAsiaTheme="minorEastAsia" w:hAnsi="Aptos Narrow"/>
          <w:i/>
          <w:iCs/>
          <w:color w:val="000000"/>
          <w:sz w:val="22"/>
          <w:szCs w:val="22"/>
        </w:rPr>
        <w:br w:type="page"/>
      </w:r>
    </w:p>
    <w:p w14:paraId="72DD7654" w14:textId="3EC7180D" w:rsidR="0049058C" w:rsidRPr="000267DC" w:rsidRDefault="0049058C" w:rsidP="0049058C">
      <w:pPr>
        <w:pStyle w:val="Heading2"/>
      </w:pPr>
      <w:bookmarkStart w:id="24" w:name="_Toc230872726"/>
      <w:r>
        <w:lastRenderedPageBreak/>
        <w:t xml:space="preserve">Table </w:t>
      </w:r>
      <w:r w:rsidR="005C763D">
        <w:t>19</w:t>
      </w:r>
      <w:r>
        <w:t xml:space="preserve">: </w:t>
      </w:r>
      <w:r w:rsidRPr="000267DC">
        <w:t>Aspect</w:t>
      </w:r>
      <w:r>
        <w:t xml:space="preserve"> –</w:t>
      </w:r>
      <w:r w:rsidRPr="000267DC">
        <w:t xml:space="preserve"> </w:t>
      </w:r>
      <w:r>
        <w:t>Business Process</w:t>
      </w:r>
      <w:r w:rsidR="003B72E3">
        <w:t xml:space="preserve"> Automation</w:t>
      </w:r>
      <w:bookmarkEnd w:id="24"/>
    </w:p>
    <w:p w14:paraId="3E9B6C40" w14:textId="77777777" w:rsidR="00240640" w:rsidRPr="004742F0" w:rsidRDefault="00240640" w:rsidP="00645866">
      <w:pPr>
        <w:spacing w:line="240" w:lineRule="auto"/>
        <w:rPr>
          <w:rFonts w:ascii="Aptos Narrow" w:eastAsiaTheme="minorEastAsia" w:hAnsi="Aptos Narrow"/>
          <w:i/>
          <w:iCs/>
          <w:color w:val="000000"/>
        </w:rPr>
      </w:pPr>
      <w:r w:rsidRPr="004742F0">
        <w:rPr>
          <w:rFonts w:ascii="Aptos Narrow" w:eastAsiaTheme="minorEastAsia" w:hAnsi="Aptos Narrow"/>
          <w:i/>
          <w:iCs/>
          <w:color w:val="000000"/>
        </w:rPr>
        <w:t>To what extent are business processes that support this capability deliberately designed, automated, governed, measured, and continuously improved?</w:t>
      </w:r>
    </w:p>
    <w:tbl>
      <w:tblPr>
        <w:tblW w:w="5409" w:type="pct"/>
        <w:tblLayout w:type="fixed"/>
        <w:tblCellMar>
          <w:left w:w="14" w:type="dxa"/>
          <w:right w:w="14" w:type="dxa"/>
        </w:tblCellMar>
        <w:tblLook w:val="0420" w:firstRow="1" w:lastRow="0" w:firstColumn="0" w:lastColumn="0" w:noHBand="0" w:noVBand="1"/>
        <w:tblCaption w:val="Table 19: Aspect – Business Process Documentation"/>
        <w:tblDescription w:val="Table 19 provides five levels of maturity criteria and suggested documentation for the aspect – Business Process Documentation, within the Business Architecture (BA) Maturity Criteria."/>
      </w:tblPr>
      <w:tblGrid>
        <w:gridCol w:w="1699"/>
        <w:gridCol w:w="2462"/>
        <w:gridCol w:w="2462"/>
        <w:gridCol w:w="2462"/>
        <w:gridCol w:w="2462"/>
        <w:gridCol w:w="2462"/>
      </w:tblGrid>
      <w:tr w:rsidR="007553F6" w:rsidRPr="004742F0" w14:paraId="56B3CB06" w14:textId="77777777" w:rsidTr="007553F6">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B94A18C" w14:textId="10EF7391" w:rsidR="007553F6" w:rsidRPr="004742F0"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00670F2" w14:textId="27E66290" w:rsidR="007553F6" w:rsidRPr="004742F0" w:rsidRDefault="007553F6">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95B55D2" w14:textId="2F485F24" w:rsidR="007553F6" w:rsidRPr="004742F0" w:rsidRDefault="007553F6" w:rsidP="00262351">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FF850A7" w14:textId="0676C73E" w:rsidR="007553F6" w:rsidRPr="004742F0" w:rsidRDefault="007553F6">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43AD7B5" w14:textId="15C63CDD" w:rsidR="007553F6" w:rsidRPr="004742F0" w:rsidRDefault="007553F6">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19E7323" w14:textId="40C9E7D4" w:rsidR="007553F6" w:rsidRPr="004742F0" w:rsidRDefault="007553F6" w:rsidP="00262351">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7553F6" w:rsidRPr="000E4CB7" w14:paraId="6F781011" w14:textId="77777777" w:rsidTr="007553F6">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A807FB1" w14:textId="474DD852" w:rsidR="007553F6" w:rsidRPr="000E4CB7" w:rsidRDefault="007553F6">
            <w:pPr>
              <w:pStyle w:val="TableText"/>
              <w:keepNext/>
              <w:keepLines/>
              <w:rPr>
                <w:rFonts w:ascii="Aptos Narrow" w:hAnsi="Aptos Narrow"/>
                <w:b/>
                <w:sz w:val="24"/>
                <w:szCs w:val="24"/>
              </w:rPr>
            </w:pPr>
            <w:r w:rsidRPr="000E4CB7">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EAF9353" w14:textId="4FD5E8A3" w:rsidR="007553F6" w:rsidRPr="000E4CB7" w:rsidRDefault="007553F6">
            <w:pPr>
              <w:pStyle w:val="TableText"/>
              <w:rPr>
                <w:rFonts w:ascii="Aptos Narrow" w:hAnsi="Aptos Narrow"/>
                <w:color w:val="000000"/>
                <w:sz w:val="24"/>
                <w:szCs w:val="24"/>
              </w:rPr>
            </w:pPr>
            <w:r w:rsidRPr="000E4CB7">
              <w:rPr>
                <w:rFonts w:ascii="Aptos Narrow" w:hAnsi="Aptos Narrow"/>
                <w:color w:val="000000"/>
                <w:sz w:val="24"/>
                <w:szCs w:val="24"/>
              </w:rPr>
              <w:t>Business Process automation is minimal or nonexistent.</w:t>
            </w:r>
          </w:p>
          <w:p w14:paraId="3D1E972D" w14:textId="4021DC07" w:rsidR="007553F6" w:rsidRPr="000E4CB7" w:rsidRDefault="007553F6" w:rsidP="007553F6">
            <w:pPr>
              <w:pStyle w:val="TableText"/>
              <w:spacing w:before="240"/>
              <w:rPr>
                <w:rFonts w:ascii="Aptos Narrow" w:hAnsi="Aptos Narrow"/>
                <w:color w:val="000000"/>
                <w:sz w:val="24"/>
                <w:szCs w:val="24"/>
              </w:rPr>
            </w:pPr>
            <w:r w:rsidRPr="000E4CB7">
              <w:rPr>
                <w:rFonts w:ascii="Aptos Narrow" w:hAnsi="Aptos Narrow"/>
                <w:color w:val="000000"/>
                <w:sz w:val="24"/>
                <w:szCs w:val="24"/>
              </w:rPr>
              <w:t>Processes supporting the capability are largely manual, with heavy reliance on spreadsheets, email, and individual workarounds.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E4B0C71" w14:textId="25F8AB72" w:rsidR="007553F6" w:rsidRDefault="007553F6">
            <w:pPr>
              <w:pStyle w:val="TableText"/>
              <w:rPr>
                <w:rFonts w:ascii="Aptos Narrow" w:hAnsi="Aptos Narrow"/>
                <w:color w:val="000000"/>
                <w:sz w:val="24"/>
                <w:szCs w:val="24"/>
              </w:rPr>
            </w:pPr>
            <w:r w:rsidRPr="000E4CB7">
              <w:rPr>
                <w:rFonts w:ascii="Aptos Narrow" w:hAnsi="Aptos Narrow"/>
                <w:color w:val="000000"/>
                <w:sz w:val="24"/>
                <w:szCs w:val="24"/>
              </w:rPr>
              <w:t>Isolated or tactical automation exists for parts of the process, often using basic tools or scripts. Automation efforts are reactive and focused on local efficiency rather than end</w:t>
            </w:r>
            <w:r w:rsidRPr="000E4CB7">
              <w:rPr>
                <w:rFonts w:ascii="Aptos Narrow" w:hAnsi="Aptos Narrow"/>
                <w:color w:val="000000"/>
                <w:sz w:val="24"/>
                <w:szCs w:val="24"/>
              </w:rPr>
              <w:noBreakHyphen/>
              <w:t>to</w:t>
            </w:r>
            <w:r w:rsidRPr="000E4CB7">
              <w:rPr>
                <w:rFonts w:ascii="Aptos Narrow" w:hAnsi="Aptos Narrow"/>
                <w:color w:val="000000"/>
                <w:sz w:val="24"/>
                <w:szCs w:val="24"/>
              </w:rPr>
              <w:noBreakHyphen/>
              <w:t>end capability support.</w:t>
            </w:r>
          </w:p>
          <w:p w14:paraId="59A8CA1E" w14:textId="1CD7A24F" w:rsidR="007553F6" w:rsidRPr="000E4CB7" w:rsidRDefault="007553F6" w:rsidP="007553F6">
            <w:pPr>
              <w:pStyle w:val="TableText"/>
              <w:spacing w:before="240"/>
              <w:rPr>
                <w:rFonts w:ascii="Aptos Narrow" w:hAnsi="Aptos Narrow"/>
                <w:color w:val="000000"/>
                <w:sz w:val="24"/>
                <w:szCs w:val="24"/>
              </w:rPr>
            </w:pPr>
            <w:r w:rsidRPr="000E4CB7">
              <w:rPr>
                <w:rFonts w:ascii="Aptos Narrow" w:hAnsi="Aptos Narrow"/>
                <w:color w:val="000000"/>
                <w:sz w:val="24"/>
                <w:szCs w:val="24"/>
              </w:rPr>
              <w:t>Limited standards, reuse, or governance are applied.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B5EC54E" w14:textId="77777777" w:rsidR="007553F6" w:rsidRPr="000E4CB7" w:rsidRDefault="007553F6">
            <w:pPr>
              <w:pStyle w:val="TableText"/>
              <w:rPr>
                <w:rFonts w:ascii="Aptos Narrow" w:hAnsi="Aptos Narrow"/>
                <w:color w:val="000000"/>
                <w:sz w:val="24"/>
                <w:szCs w:val="24"/>
              </w:rPr>
            </w:pPr>
            <w:r w:rsidRPr="000E4CB7">
              <w:rPr>
                <w:rFonts w:ascii="Aptos Narrow" w:hAnsi="Aptos Narrow"/>
                <w:color w:val="000000"/>
                <w:sz w:val="24"/>
                <w:szCs w:val="24"/>
              </w:rPr>
              <w:t>Automation is formally designed and standardized for key processes supporting the capability. Common tools and platforms are adopted, processes are mapped prior to automation, and automation follows defined patterns. Documentation, roles, and controls are established.</w:t>
            </w:r>
          </w:p>
          <w:p w14:paraId="23DE06DB" w14:textId="77777777" w:rsidR="007553F6" w:rsidRPr="000E4CB7" w:rsidRDefault="007553F6" w:rsidP="007553F6">
            <w:pPr>
              <w:pStyle w:val="TableText"/>
              <w:spacing w:before="240"/>
              <w:rPr>
                <w:rFonts w:ascii="Aptos Narrow" w:hAnsi="Aptos Narrow"/>
                <w:color w:val="000000"/>
                <w:sz w:val="24"/>
                <w:szCs w:val="24"/>
              </w:rPr>
            </w:pPr>
            <w:r w:rsidRPr="000E4CB7">
              <w:rPr>
                <w:rFonts w:ascii="Aptos Narrow" w:hAnsi="Aptos Narrow"/>
                <w:color w:val="000000"/>
                <w:sz w:val="24"/>
                <w:szCs w:val="24"/>
              </w:rPr>
              <w:t>Automation is not centrally governed, measured, monitored, or integrated across the full capability. Exception handling, lifecycle management, and performance reporting may not yet be mature.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7B9B5E2" w14:textId="77777777" w:rsidR="007553F6" w:rsidRPr="000E4CB7" w:rsidRDefault="007553F6">
            <w:pPr>
              <w:pStyle w:val="TableText"/>
              <w:rPr>
                <w:rFonts w:ascii="Aptos Narrow" w:hAnsi="Aptos Narrow"/>
                <w:color w:val="000000"/>
                <w:sz w:val="24"/>
                <w:szCs w:val="24"/>
              </w:rPr>
            </w:pPr>
            <w:r w:rsidRPr="000E4CB7">
              <w:rPr>
                <w:rFonts w:ascii="Aptos Narrow" w:hAnsi="Aptos Narrow"/>
                <w:color w:val="000000"/>
                <w:sz w:val="24"/>
                <w:szCs w:val="24"/>
              </w:rPr>
              <w:t>Automation is centrally governed, measured, and integrated across the capability. End</w:t>
            </w:r>
            <w:r w:rsidRPr="000E4CB7">
              <w:rPr>
                <w:rFonts w:ascii="Aptos Narrow" w:hAnsi="Aptos Narrow"/>
                <w:color w:val="000000"/>
                <w:sz w:val="24"/>
                <w:szCs w:val="24"/>
              </w:rPr>
              <w:noBreakHyphen/>
              <w:t>to</w:t>
            </w:r>
            <w:r w:rsidRPr="000E4CB7">
              <w:rPr>
                <w:rFonts w:ascii="Aptos Narrow" w:hAnsi="Aptos Narrow"/>
                <w:color w:val="000000"/>
                <w:sz w:val="24"/>
                <w:szCs w:val="24"/>
              </w:rPr>
              <w:noBreakHyphen/>
              <w:t>end processes are automated where appropriate, with performance metrics, monitoring, exception handling, and lifecycle management in place. Automation reliably supports business outcomes.</w:t>
            </w:r>
          </w:p>
          <w:p w14:paraId="2EFA7BC9" w14:textId="77777777" w:rsidR="007553F6" w:rsidRPr="000E4CB7" w:rsidRDefault="007553F6" w:rsidP="007553F6">
            <w:pPr>
              <w:pStyle w:val="TableText"/>
              <w:spacing w:before="240"/>
              <w:rPr>
                <w:rFonts w:ascii="Aptos Narrow" w:hAnsi="Aptos Narrow"/>
                <w:color w:val="000000"/>
                <w:sz w:val="24"/>
                <w:szCs w:val="24"/>
              </w:rPr>
            </w:pPr>
            <w:r w:rsidRPr="000E4CB7">
              <w:rPr>
                <w:rFonts w:ascii="Aptos Narrow" w:hAnsi="Aptos Narrow"/>
                <w:color w:val="000000"/>
                <w:sz w:val="24"/>
                <w:szCs w:val="24"/>
              </w:rPr>
              <w:t>Automation is not yet continuously optimized through advanced technologies, predictive insights, feedback loops, or innovation-focused improvement practices.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A6BAA7B" w14:textId="77777777" w:rsidR="007553F6" w:rsidRPr="000E4CB7" w:rsidRDefault="007553F6">
            <w:pPr>
              <w:pStyle w:val="TableText"/>
              <w:rPr>
                <w:rFonts w:ascii="Aptos Narrow" w:hAnsi="Aptos Narrow"/>
                <w:color w:val="000000"/>
                <w:sz w:val="24"/>
                <w:szCs w:val="24"/>
              </w:rPr>
            </w:pPr>
            <w:r w:rsidRPr="000E4CB7">
              <w:rPr>
                <w:rFonts w:ascii="Aptos Narrow" w:hAnsi="Aptos Narrow"/>
                <w:color w:val="000000"/>
                <w:sz w:val="24"/>
                <w:szCs w:val="24"/>
              </w:rPr>
              <w:t>Automation is continuously optimized and intelligent. Advanced technologies (e.g.,</w:t>
            </w:r>
            <w:r w:rsidRPr="000E4CB7">
              <w:rPr>
                <w:sz w:val="24"/>
                <w:szCs w:val="24"/>
              </w:rPr>
              <w:t xml:space="preserve"> </w:t>
            </w:r>
            <w:r w:rsidRPr="000E4CB7">
              <w:rPr>
                <w:rFonts w:ascii="Aptos Narrow" w:hAnsi="Aptos Narrow"/>
                <w:color w:val="000000"/>
                <w:sz w:val="24"/>
                <w:szCs w:val="24"/>
              </w:rPr>
              <w:t>Robotic process automation, orchestration, low</w:t>
            </w:r>
            <w:r w:rsidRPr="000E4CB7">
              <w:rPr>
                <w:rFonts w:ascii="Aptos Narrow" w:hAnsi="Aptos Narrow"/>
                <w:color w:val="000000"/>
                <w:sz w:val="24"/>
                <w:szCs w:val="24"/>
              </w:rPr>
              <w:noBreakHyphen/>
              <w:t>code, Artificial Intelligence/Machine Learning) are leveraged to improve speed, quality, and adaptability. Data</w:t>
            </w:r>
            <w:r w:rsidRPr="000E4CB7">
              <w:rPr>
                <w:rFonts w:ascii="Aptos Narrow" w:hAnsi="Aptos Narrow"/>
                <w:color w:val="000000"/>
                <w:sz w:val="24"/>
                <w:szCs w:val="24"/>
              </w:rPr>
              <w:noBreakHyphen/>
              <w:t>driven insights and continuous feedback loops drive ongoing capability enhancement and innovation.</w:t>
            </w:r>
          </w:p>
        </w:tc>
      </w:tr>
    </w:tbl>
    <w:p w14:paraId="3CFEFA94" w14:textId="77777777" w:rsidR="007553F6" w:rsidRDefault="007553F6">
      <w:r>
        <w:rPr>
          <w:b/>
          <w:bCs/>
        </w:rPr>
        <w:br w:type="page"/>
      </w:r>
    </w:p>
    <w:tbl>
      <w:tblPr>
        <w:tblW w:w="5409" w:type="pct"/>
        <w:tblLayout w:type="fixed"/>
        <w:tblCellMar>
          <w:left w:w="14" w:type="dxa"/>
          <w:right w:w="14" w:type="dxa"/>
        </w:tblCellMar>
        <w:tblLook w:val="0420" w:firstRow="1" w:lastRow="0" w:firstColumn="0" w:lastColumn="0" w:noHBand="0" w:noVBand="1"/>
        <w:tblCaption w:val="Table 19: Aspect – Business Process Documentation (continued)"/>
        <w:tblDescription w:val="Table 19 (continued) provides five levels of maturity criteria and suggested documentation for the aspect – Business Process Documentation, within the Business Architecture (BA) Maturity Criteria."/>
      </w:tblPr>
      <w:tblGrid>
        <w:gridCol w:w="1699"/>
        <w:gridCol w:w="2462"/>
        <w:gridCol w:w="2462"/>
        <w:gridCol w:w="2462"/>
        <w:gridCol w:w="2340"/>
        <w:gridCol w:w="2584"/>
      </w:tblGrid>
      <w:tr w:rsidR="004A5D60" w:rsidRPr="004742F0" w14:paraId="4B3C9CEB" w14:textId="77777777" w:rsidTr="00B03794">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D4A025" w14:textId="72751A7C"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6106B5B" w14:textId="1CCF7DCB"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8C03C3D" w14:textId="4285DD81"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1D3AFD9" w14:textId="248F741C"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 Defined</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0E00CE" w14:textId="2E660C46"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5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416D6D6" w14:textId="24F612F1"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0E4CB7" w:rsidRPr="005703D5" w14:paraId="3C48E4AB" w14:textId="77777777" w:rsidTr="00B03794">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EF0D7A3" w14:textId="77777777" w:rsidR="00DD7E2E" w:rsidRDefault="00923D87" w:rsidP="000E4CB7">
            <w:pPr>
              <w:pStyle w:val="TableText"/>
              <w:rPr>
                <w:rFonts w:ascii="Aptos Narrow" w:hAnsi="Aptos Narrow"/>
                <w:b/>
                <w:sz w:val="24"/>
                <w:szCs w:val="24"/>
              </w:rPr>
            </w:pPr>
            <w:r>
              <w:rPr>
                <w:rFonts w:ascii="Aptos Narrow" w:hAnsi="Aptos Narrow"/>
                <w:b/>
                <w:sz w:val="24"/>
                <w:szCs w:val="24"/>
              </w:rPr>
              <w:t>Suggested Documentation</w:t>
            </w:r>
          </w:p>
          <w:p w14:paraId="437CDDBC" w14:textId="1EBEF2C2" w:rsidR="00923D87" w:rsidRDefault="00C852E2" w:rsidP="007553F6">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E5B3432" w14:textId="77777777" w:rsidR="000E4CB7" w:rsidRPr="000E4CB7" w:rsidRDefault="000E4CB7" w:rsidP="000E4CB7">
            <w:pPr>
              <w:pStyle w:val="TableText"/>
              <w:numPr>
                <w:ilvl w:val="0"/>
                <w:numId w:val="19"/>
              </w:numPr>
              <w:rPr>
                <w:rFonts w:ascii="Aptos Narrow" w:hAnsi="Aptos Narrow"/>
                <w:sz w:val="24"/>
                <w:szCs w:val="24"/>
              </w:rPr>
            </w:pPr>
            <w:r w:rsidRPr="000E4CB7">
              <w:rPr>
                <w:rFonts w:ascii="Aptos Narrow" w:hAnsi="Aptos Narrow"/>
                <w:color w:val="000000"/>
                <w:sz w:val="24"/>
                <w:szCs w:val="24"/>
              </w:rPr>
              <w:t>Emails</w:t>
            </w:r>
          </w:p>
          <w:p w14:paraId="6B0D6F82" w14:textId="77777777" w:rsidR="000E4CB7" w:rsidRPr="000E4CB7" w:rsidRDefault="000E4CB7" w:rsidP="000E4CB7">
            <w:pPr>
              <w:pStyle w:val="TableText"/>
              <w:numPr>
                <w:ilvl w:val="0"/>
                <w:numId w:val="19"/>
              </w:numPr>
              <w:rPr>
                <w:rFonts w:ascii="Aptos Narrow" w:hAnsi="Aptos Narrow"/>
                <w:sz w:val="24"/>
                <w:szCs w:val="24"/>
              </w:rPr>
            </w:pPr>
            <w:r w:rsidRPr="000E4CB7">
              <w:rPr>
                <w:rFonts w:ascii="Aptos Narrow" w:hAnsi="Aptos Narrow"/>
                <w:color w:val="000000"/>
                <w:sz w:val="24"/>
                <w:szCs w:val="24"/>
              </w:rPr>
              <w:t>Spreadsheets</w:t>
            </w:r>
          </w:p>
          <w:p w14:paraId="28535428" w14:textId="1504E5C0" w:rsidR="000E4CB7" w:rsidRPr="000E4CB7" w:rsidRDefault="000E4CB7" w:rsidP="000E4CB7">
            <w:pPr>
              <w:pStyle w:val="TableText"/>
              <w:numPr>
                <w:ilvl w:val="0"/>
                <w:numId w:val="19"/>
              </w:numPr>
              <w:rPr>
                <w:rFonts w:ascii="Aptos Narrow" w:hAnsi="Aptos Narrow"/>
                <w:sz w:val="24"/>
                <w:szCs w:val="24"/>
              </w:rPr>
            </w:pPr>
            <w:r w:rsidRPr="000E4CB7">
              <w:rPr>
                <w:rFonts w:ascii="Aptos Narrow" w:hAnsi="Aptos Narrow"/>
                <w:color w:val="000000"/>
                <w:sz w:val="24"/>
                <w:szCs w:val="24"/>
              </w:rPr>
              <w:t>Unstructured notes indicating manual execution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F8DE2C"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themeColor="text1"/>
                <w:sz w:val="24"/>
                <w:szCs w:val="24"/>
              </w:rPr>
              <w:t>Tool specific workflows</w:t>
            </w:r>
          </w:p>
          <w:p w14:paraId="17353D08" w14:textId="567019EC" w:rsidR="000E4CB7" w:rsidRPr="000E4CB7" w:rsidRDefault="000E4CB7" w:rsidP="000E4CB7">
            <w:pPr>
              <w:pStyle w:val="Tablebullet1"/>
              <w:rPr>
                <w:rFonts w:ascii="Aptos Narrow" w:hAnsi="Aptos Narrow"/>
                <w:sz w:val="24"/>
                <w:szCs w:val="24"/>
              </w:rPr>
            </w:pPr>
            <w:r w:rsidRPr="000E4CB7">
              <w:rPr>
                <w:rFonts w:ascii="Aptos Narrow" w:hAnsi="Aptos Narrow"/>
                <w:color w:val="000000" w:themeColor="text1"/>
                <w:sz w:val="24"/>
                <w:szCs w:val="24"/>
              </w:rPr>
              <w:t>Use of scripts, or  applications with limited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DA38CDF"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Approved process models</w:t>
            </w:r>
          </w:p>
          <w:p w14:paraId="3E9006D9"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Automation design standards</w:t>
            </w:r>
          </w:p>
          <w:p w14:paraId="70731CDE" w14:textId="14C91916"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Solution architecture diagrams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02895D6" w14:textId="3725370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Key performance indicators dashboards</w:t>
            </w:r>
          </w:p>
          <w:p w14:paraId="507D35AE"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Governance charters</w:t>
            </w:r>
          </w:p>
          <w:p w14:paraId="7AC5BD03" w14:textId="77777777" w:rsidR="000E4CB7" w:rsidRPr="000E4CB7" w:rsidRDefault="000E4CB7" w:rsidP="000E4CB7">
            <w:pPr>
              <w:pStyle w:val="Tablebullet1"/>
              <w:rPr>
                <w:rFonts w:ascii="Aptos Narrow" w:hAnsi="Aptos Narrow"/>
                <w:sz w:val="24"/>
                <w:szCs w:val="24"/>
              </w:rPr>
            </w:pPr>
            <w:r w:rsidRPr="000E4CB7">
              <w:rPr>
                <w:rFonts w:ascii="Aptos Narrow" w:hAnsi="Aptos Narrow"/>
                <w:sz w:val="24"/>
                <w:szCs w:val="24"/>
              </w:rPr>
              <w:t>Operational metrics</w:t>
            </w:r>
          </w:p>
          <w:p w14:paraId="0B275D00" w14:textId="39DAD726" w:rsidR="000E4CB7" w:rsidRPr="000E4CB7" w:rsidRDefault="000E4CB7" w:rsidP="000E4CB7">
            <w:pPr>
              <w:pStyle w:val="Tablebullet1"/>
              <w:rPr>
                <w:rFonts w:ascii="Aptos Narrow" w:hAnsi="Aptos Narrow"/>
                <w:sz w:val="24"/>
                <w:szCs w:val="24"/>
              </w:rPr>
            </w:pPr>
            <w:r w:rsidRPr="000E4CB7">
              <w:rPr>
                <w:rFonts w:ascii="Aptos Narrow" w:hAnsi="Aptos Narrow"/>
                <w:sz w:val="24"/>
                <w:szCs w:val="24"/>
              </w:rPr>
              <w:t>Exception reports</w:t>
            </w:r>
          </w:p>
        </w:tc>
        <w:tc>
          <w:tcPr>
            <w:tcW w:w="25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FE83255"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Process mining insights</w:t>
            </w:r>
          </w:p>
          <w:p w14:paraId="64D05021"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Improvement backlogs</w:t>
            </w:r>
          </w:p>
          <w:p w14:paraId="7974A496" w14:textId="436F3E5A"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Automation return on investment (ROI) analyses</w:t>
            </w:r>
          </w:p>
          <w:p w14:paraId="0C588DE9" w14:textId="17C233E6"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Artificial Intelligence</w:t>
            </w:r>
            <w:r w:rsidRPr="000E4CB7">
              <w:rPr>
                <w:rFonts w:ascii="Aptos Narrow" w:hAnsi="Aptos Narrow"/>
                <w:color w:val="000000"/>
                <w:sz w:val="24"/>
                <w:szCs w:val="24"/>
              </w:rPr>
              <w:noBreakHyphen/>
              <w:t>enabled decision models</w:t>
            </w:r>
          </w:p>
        </w:tc>
      </w:tr>
    </w:tbl>
    <w:p w14:paraId="15E9387A" w14:textId="77777777" w:rsidR="007553F6" w:rsidRDefault="007553F6">
      <w:pPr>
        <w:rPr>
          <w:rFonts w:asciiTheme="majorHAnsi" w:eastAsiaTheme="majorEastAsia" w:hAnsiTheme="majorHAnsi" w:cstheme="majorBidi"/>
          <w:color w:val="0F4761" w:themeColor="accent1" w:themeShade="BF"/>
          <w:sz w:val="32"/>
          <w:szCs w:val="32"/>
        </w:rPr>
      </w:pPr>
      <w:r>
        <w:br w:type="page"/>
      </w:r>
    </w:p>
    <w:p w14:paraId="7AA05E09" w14:textId="4B1F96CE" w:rsidR="0049058C" w:rsidRPr="000267DC" w:rsidRDefault="0049058C" w:rsidP="0049058C">
      <w:pPr>
        <w:pStyle w:val="Heading2"/>
      </w:pPr>
      <w:bookmarkStart w:id="25" w:name="_Toc230872727"/>
      <w:r>
        <w:lastRenderedPageBreak/>
        <w:t xml:space="preserve">Table </w:t>
      </w:r>
      <w:r w:rsidR="00463893">
        <w:t>20</w:t>
      </w:r>
      <w:r>
        <w:t xml:space="preserve">: </w:t>
      </w:r>
      <w:r w:rsidRPr="000267DC">
        <w:t>Aspect</w:t>
      </w:r>
      <w:r>
        <w:t xml:space="preserve"> –</w:t>
      </w:r>
      <w:r w:rsidRPr="000267DC">
        <w:t xml:space="preserve"> </w:t>
      </w:r>
      <w:r>
        <w:t xml:space="preserve">Business Process </w:t>
      </w:r>
      <w:r w:rsidR="003B72E3">
        <w:t>Reporting</w:t>
      </w:r>
      <w:bookmarkEnd w:id="25"/>
      <w:r>
        <w:t xml:space="preserve"> </w:t>
      </w:r>
    </w:p>
    <w:p w14:paraId="6DFAB23B" w14:textId="77777777" w:rsidR="00E47F75" w:rsidRPr="004742F0" w:rsidRDefault="00E47F75" w:rsidP="00BC7252">
      <w:pPr>
        <w:spacing w:line="240" w:lineRule="auto"/>
        <w:rPr>
          <w:rFonts w:ascii="Aptos Narrow" w:eastAsiaTheme="minorEastAsia" w:hAnsi="Aptos Narrow"/>
          <w:i/>
          <w:iCs/>
          <w:color w:val="000000"/>
        </w:rPr>
      </w:pPr>
      <w:r w:rsidRPr="004742F0">
        <w:rPr>
          <w:rFonts w:ascii="Aptos Narrow" w:eastAsiaTheme="minorEastAsia" w:hAnsi="Aptos Narrow"/>
          <w:i/>
          <w:iCs/>
          <w:color w:val="000000"/>
        </w:rPr>
        <w:t>Are the reports that are created to support this process documented and traceable to the specific data used to create each report?</w:t>
      </w:r>
    </w:p>
    <w:tbl>
      <w:tblPr>
        <w:tblW w:w="5409" w:type="pct"/>
        <w:tblLayout w:type="fixed"/>
        <w:tblCellMar>
          <w:left w:w="14" w:type="dxa"/>
          <w:right w:w="14" w:type="dxa"/>
        </w:tblCellMar>
        <w:tblLook w:val="0420" w:firstRow="1" w:lastRow="0" w:firstColumn="0" w:lastColumn="0" w:noHBand="0" w:noVBand="1"/>
        <w:tblCaption w:val="Table 20: Aspect – Business Process Reporting"/>
        <w:tblDescription w:val="Table 20 provides five levels of maturity criteria and suggested documentation for the aspect – Business Process Reporting, within the Business Architecture (BA) Maturity Criteria."/>
      </w:tblPr>
      <w:tblGrid>
        <w:gridCol w:w="1699"/>
        <w:gridCol w:w="2462"/>
        <w:gridCol w:w="2462"/>
        <w:gridCol w:w="2462"/>
        <w:gridCol w:w="2790"/>
        <w:gridCol w:w="2134"/>
      </w:tblGrid>
      <w:tr w:rsidR="00167E50" w:rsidRPr="004742F0" w14:paraId="633BF4F2" w14:textId="77777777">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81A8161" w14:textId="5DBCD4D3" w:rsidR="00167E50" w:rsidRPr="004742F0"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E25EF3" w14:textId="0F416B24" w:rsidR="00167E50" w:rsidRPr="004742F0" w:rsidRDefault="00167E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08EB68" w14:textId="516DD655" w:rsidR="00167E50" w:rsidRPr="004742F0" w:rsidRDefault="00167E50" w:rsidP="00262351">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3B996B" w14:textId="003AFD37" w:rsidR="00167E50" w:rsidRPr="004742F0" w:rsidRDefault="00167E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w:t>
            </w:r>
            <w:r w:rsidR="00262351">
              <w:rPr>
                <w:rFonts w:ascii="Aptos Narrow" w:hAnsi="Aptos Narrow"/>
                <w:sz w:val="24"/>
                <w:szCs w:val="24"/>
              </w:rPr>
              <w:t xml:space="preserve"> </w:t>
            </w:r>
            <w:r w:rsidRPr="004742F0">
              <w:rPr>
                <w:rFonts w:ascii="Aptos Narrow" w:hAnsi="Aptos Narrow"/>
                <w:sz w:val="24"/>
                <w:szCs w:val="24"/>
              </w:rPr>
              <w:t>Defined</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6799742" w14:textId="7210E864" w:rsidR="00167E50" w:rsidRPr="004742F0" w:rsidRDefault="00167E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AC8A21" w14:textId="0DB03420" w:rsidR="00167E50" w:rsidRPr="004742F0" w:rsidRDefault="00167E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167E50" w:rsidRPr="00756DE3" w14:paraId="50657A06" w14:textId="77777777">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E30C368" w14:textId="6AF0A93E" w:rsidR="00167E50" w:rsidRPr="00756DE3" w:rsidRDefault="00167E50">
            <w:pPr>
              <w:pStyle w:val="TableText"/>
              <w:keepNext/>
              <w:keepLines/>
              <w:rPr>
                <w:rFonts w:ascii="Aptos Narrow" w:hAnsi="Aptos Narrow"/>
                <w:b/>
                <w:sz w:val="24"/>
                <w:szCs w:val="24"/>
              </w:rPr>
            </w:pPr>
            <w:r w:rsidRPr="00EC2E4B">
              <w:rPr>
                <w:rStyle w:val="normaltextrun"/>
                <w:rFonts w:ascii="Aptos Narrow" w:eastAsiaTheme="majorEastAsia" w:hAnsi="Aptos Narrow" w:cs="Segoe UI"/>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FC517F0" w14:textId="77777777" w:rsidR="00167E50" w:rsidRDefault="00167E50">
            <w:pPr>
              <w:pStyle w:val="paragraph"/>
              <w:spacing w:before="0" w:beforeAutospacing="0" w:after="0" w:afterAutospacing="0"/>
              <w:textAlignment w:val="baseline"/>
              <w:rPr>
                <w:rStyle w:val="normaltextrun"/>
                <w:rFonts w:ascii="Aptos Narrow" w:eastAsiaTheme="majorEastAsia" w:hAnsi="Aptos Narrow" w:cs="Segoe UI"/>
              </w:rPr>
            </w:pPr>
            <w:r w:rsidRPr="0018077B">
              <w:rPr>
                <w:rStyle w:val="normaltextrun"/>
                <w:rFonts w:ascii="Aptos Narrow" w:eastAsiaTheme="majorEastAsia" w:hAnsi="Aptos Narrow" w:cs="Segoe UI"/>
              </w:rPr>
              <w:t>Reports and measures that are produced to support this process have not been identified and documented.</w:t>
            </w:r>
          </w:p>
          <w:p w14:paraId="47344401" w14:textId="77777777" w:rsidR="00167E50" w:rsidRPr="00247178" w:rsidRDefault="00167E50">
            <w:pPr>
              <w:pStyle w:val="paragraph"/>
              <w:spacing w:before="240" w:beforeAutospacing="0" w:after="0" w:afterAutospacing="0"/>
              <w:textAlignment w:val="baseline"/>
              <w:rPr>
                <w:rFonts w:ascii="Segoe UI" w:hAnsi="Segoe UI" w:cs="Segoe UI"/>
              </w:rPr>
            </w:pPr>
            <w:r w:rsidRPr="0018077B">
              <w:rPr>
                <w:rStyle w:val="normaltextrun"/>
                <w:rFonts w:ascii="Aptos Narrow" w:eastAsiaTheme="majorEastAsia" w:hAnsi="Aptos Narrow" w:cs="Segoe UI"/>
              </w:rPr>
              <w:t>There is no reliable basis for report governance or quality assessment.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B21B0E8" w14:textId="77777777" w:rsidR="00167E50" w:rsidRPr="0018077B" w:rsidRDefault="00167E50">
            <w:pPr>
              <w:pStyle w:val="paragraph"/>
              <w:spacing w:before="0" w:beforeAutospacing="0" w:after="0" w:afterAutospacing="0"/>
              <w:textAlignment w:val="baseline"/>
              <w:rPr>
                <w:rFonts w:ascii="Segoe UI" w:hAnsi="Segoe UI" w:cs="Segoe UI"/>
              </w:rPr>
            </w:pPr>
            <w:r w:rsidRPr="0018077B">
              <w:rPr>
                <w:rStyle w:val="normaltextrun"/>
                <w:rFonts w:ascii="Aptos Narrow" w:eastAsiaTheme="majorEastAsia" w:hAnsi="Aptos Narrow" w:cs="Segoe UI"/>
              </w:rPr>
              <w:t>Reports and measures that are produced to support this process have been identified and documented.</w:t>
            </w:r>
          </w:p>
          <w:p w14:paraId="168C8641" w14:textId="77777777" w:rsidR="00167E50" w:rsidRPr="0018077B" w:rsidRDefault="00167E50">
            <w:pPr>
              <w:pStyle w:val="TableText"/>
              <w:spacing w:before="240"/>
              <w:rPr>
                <w:rFonts w:ascii="Aptos Narrow" w:hAnsi="Aptos Narrow"/>
                <w:color w:val="auto"/>
                <w:sz w:val="24"/>
                <w:szCs w:val="24"/>
              </w:rPr>
            </w:pPr>
            <w:r w:rsidRPr="0018077B">
              <w:rPr>
                <w:rStyle w:val="normaltextrun"/>
                <w:rFonts w:ascii="Aptos Narrow" w:eastAsiaTheme="majorEastAsia" w:hAnsi="Aptos Narrow" w:cs="Segoe UI"/>
                <w:color w:val="auto"/>
                <w:sz w:val="24"/>
                <w:szCs w:val="24"/>
              </w:rPr>
              <w:t>Consistent implementation may not yet be established.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8073A84" w14:textId="77777777" w:rsidR="00167E50" w:rsidRPr="0018077B" w:rsidRDefault="00167E50">
            <w:pPr>
              <w:pStyle w:val="paragraph"/>
              <w:spacing w:before="0" w:beforeAutospacing="0" w:after="0" w:afterAutospacing="0"/>
              <w:textAlignment w:val="baseline"/>
              <w:rPr>
                <w:rFonts w:ascii="Segoe UI" w:hAnsi="Segoe UI" w:cs="Segoe UI"/>
              </w:rPr>
            </w:pPr>
            <w:r w:rsidRPr="0018077B">
              <w:rPr>
                <w:rStyle w:val="normaltextrun"/>
                <w:rFonts w:ascii="Aptos Narrow" w:eastAsiaTheme="majorEastAsia" w:hAnsi="Aptos Narrow" w:cs="Segoe UI"/>
              </w:rPr>
              <w:t>Reports and measure standards have been established and implemented and are delivered to key stakeholders to support this process.</w:t>
            </w:r>
          </w:p>
          <w:p w14:paraId="385C97B2" w14:textId="77777777" w:rsidR="00167E50" w:rsidRPr="0018077B" w:rsidRDefault="00167E50">
            <w:pPr>
              <w:pStyle w:val="TableText"/>
              <w:spacing w:before="240"/>
              <w:rPr>
                <w:rFonts w:ascii="Aptos Narrow" w:hAnsi="Aptos Narrow"/>
                <w:color w:val="auto"/>
                <w:sz w:val="24"/>
                <w:szCs w:val="24"/>
              </w:rPr>
            </w:pPr>
            <w:r w:rsidRPr="0018077B">
              <w:rPr>
                <w:rStyle w:val="normaltextrun"/>
                <w:rFonts w:ascii="Aptos Narrow" w:eastAsiaTheme="majorEastAsia" w:hAnsi="Aptos Narrow" w:cs="Segoe UI"/>
                <w:color w:val="auto"/>
                <w:sz w:val="24"/>
                <w:szCs w:val="24"/>
              </w:rPr>
              <w:t>Detailed measure specifications and report definitions are not yet documented and traced to underlying information assets.</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33454EA" w14:textId="77777777" w:rsidR="00167E50" w:rsidRPr="0018077B" w:rsidRDefault="00167E50">
            <w:pPr>
              <w:pStyle w:val="paragraph"/>
              <w:spacing w:before="0" w:beforeAutospacing="0" w:after="0" w:afterAutospacing="0"/>
              <w:textAlignment w:val="baseline"/>
              <w:rPr>
                <w:rFonts w:ascii="Segoe UI" w:hAnsi="Segoe UI" w:cs="Segoe UI"/>
              </w:rPr>
            </w:pPr>
            <w:r w:rsidRPr="0018077B">
              <w:rPr>
                <w:rStyle w:val="normaltextrun"/>
                <w:rFonts w:ascii="Aptos Narrow" w:eastAsiaTheme="majorEastAsia" w:hAnsi="Aptos Narrow" w:cs="Segoe UI"/>
              </w:rPr>
              <w:t>Detailed measure specifications and report definitions have been documented and are tracked to the impacted information used to produce the measure and report in a central metadata repository.</w:t>
            </w:r>
          </w:p>
          <w:p w14:paraId="19AA7944" w14:textId="183F0BDD" w:rsidR="00167E50" w:rsidRDefault="00167E50">
            <w:pPr>
              <w:pStyle w:val="TableText"/>
              <w:spacing w:before="240"/>
              <w:rPr>
                <w:rStyle w:val="normaltextrun"/>
                <w:rFonts w:ascii="Aptos Narrow" w:eastAsiaTheme="majorEastAsia" w:hAnsi="Aptos Narrow" w:cs="Segoe UI"/>
                <w:color w:val="auto"/>
                <w:sz w:val="24"/>
                <w:szCs w:val="24"/>
              </w:rPr>
            </w:pPr>
            <w:r w:rsidRPr="0018077B">
              <w:rPr>
                <w:rStyle w:val="normaltextrun"/>
                <w:rFonts w:ascii="Aptos Narrow" w:eastAsiaTheme="majorEastAsia" w:hAnsi="Aptos Narrow" w:cs="Segoe UI"/>
                <w:color w:val="auto"/>
                <w:sz w:val="24"/>
                <w:szCs w:val="24"/>
              </w:rPr>
              <w:t>Reports and measures</w:t>
            </w:r>
            <w:r>
              <w:rPr>
                <w:rStyle w:val="normaltextrun"/>
                <w:rFonts w:ascii="Aptos Narrow" w:eastAsiaTheme="majorEastAsia" w:hAnsi="Aptos Narrow" w:cs="Segoe UI"/>
                <w:color w:val="auto"/>
                <w:sz w:val="24"/>
                <w:szCs w:val="24"/>
              </w:rPr>
              <w:t xml:space="preserve"> </w:t>
            </w:r>
            <w:r w:rsidRPr="0018077B">
              <w:rPr>
                <w:rStyle w:val="normaltextrun"/>
                <w:rFonts w:ascii="Aptos Narrow" w:eastAsiaTheme="majorEastAsia" w:hAnsi="Aptos Narrow" w:cs="Segoe UI"/>
                <w:color w:val="auto"/>
                <w:sz w:val="24"/>
                <w:szCs w:val="24"/>
              </w:rPr>
              <w:t>do</w:t>
            </w:r>
            <w:r>
              <w:rPr>
                <w:rStyle w:val="normaltextrun"/>
                <w:rFonts w:ascii="Aptos Narrow" w:eastAsiaTheme="majorEastAsia" w:hAnsi="Aptos Narrow" w:cs="Segoe UI"/>
                <w:color w:val="auto"/>
                <w:sz w:val="24"/>
                <w:szCs w:val="24"/>
              </w:rPr>
              <w:t xml:space="preserve"> </w:t>
            </w:r>
            <w:r w:rsidRPr="0018077B">
              <w:rPr>
                <w:rStyle w:val="normaltextrun"/>
                <w:rFonts w:ascii="Aptos Narrow" w:eastAsiaTheme="majorEastAsia" w:hAnsi="Aptos Narrow" w:cs="Segoe UI"/>
                <w:color w:val="auto"/>
                <w:sz w:val="24"/>
                <w:szCs w:val="24"/>
              </w:rPr>
              <w:t>not yet fully adhere to enterprise business intelligence standards, procedures, metadata requirements, and technology.</w:t>
            </w:r>
          </w:p>
          <w:p w14:paraId="3BFADA87" w14:textId="77777777" w:rsidR="00167E50" w:rsidRPr="0018077B" w:rsidRDefault="00167E50">
            <w:pPr>
              <w:pStyle w:val="TableText"/>
              <w:spacing w:before="240"/>
              <w:rPr>
                <w:rFonts w:ascii="Aptos Narrow" w:hAnsi="Aptos Narrow"/>
                <w:color w:val="auto"/>
                <w:sz w:val="24"/>
                <w:szCs w:val="24"/>
              </w:rPr>
            </w:pPr>
            <w:r w:rsidRPr="0018077B">
              <w:rPr>
                <w:rStyle w:val="normaltextrun"/>
                <w:rFonts w:ascii="Aptos Narrow" w:eastAsiaTheme="majorEastAsia" w:hAnsi="Aptos Narrow" w:cs="Segoe UI"/>
                <w:color w:val="auto"/>
                <w:sz w:val="24"/>
                <w:szCs w:val="24"/>
              </w:rPr>
              <w:t>Regular quality assessment and improvement</w:t>
            </w:r>
            <w:r>
              <w:rPr>
                <w:rStyle w:val="normaltextrun"/>
                <w:rFonts w:ascii="Aptos Narrow" w:eastAsiaTheme="majorEastAsia" w:hAnsi="Aptos Narrow" w:cs="Segoe UI"/>
                <w:color w:val="auto"/>
                <w:sz w:val="24"/>
                <w:szCs w:val="24"/>
              </w:rPr>
              <w:t xml:space="preserve"> </w:t>
            </w:r>
            <w:r w:rsidRPr="0018077B">
              <w:rPr>
                <w:rStyle w:val="normaltextrun"/>
                <w:rFonts w:ascii="Aptos Narrow" w:eastAsiaTheme="majorEastAsia" w:hAnsi="Aptos Narrow" w:cs="Segoe UI"/>
                <w:color w:val="auto"/>
                <w:sz w:val="24"/>
                <w:szCs w:val="24"/>
              </w:rPr>
              <w:t>is</w:t>
            </w:r>
            <w:r>
              <w:rPr>
                <w:rStyle w:val="normaltextrun"/>
                <w:rFonts w:ascii="Aptos Narrow" w:eastAsiaTheme="majorEastAsia" w:hAnsi="Aptos Narrow" w:cs="Segoe UI"/>
                <w:color w:val="auto"/>
                <w:sz w:val="24"/>
                <w:szCs w:val="24"/>
              </w:rPr>
              <w:t xml:space="preserve"> </w:t>
            </w:r>
            <w:r w:rsidRPr="0018077B">
              <w:rPr>
                <w:rStyle w:val="normaltextrun"/>
                <w:rFonts w:ascii="Aptos Narrow" w:eastAsiaTheme="majorEastAsia" w:hAnsi="Aptos Narrow" w:cs="Segoe UI"/>
                <w:color w:val="auto"/>
                <w:sz w:val="24"/>
                <w:szCs w:val="24"/>
              </w:rPr>
              <w:t>yet</w:t>
            </w:r>
            <w:r>
              <w:rPr>
                <w:rStyle w:val="normaltextrun"/>
                <w:rFonts w:ascii="Aptos Narrow" w:eastAsiaTheme="majorEastAsia" w:hAnsi="Aptos Narrow" w:cs="Segoe UI"/>
                <w:color w:val="auto"/>
                <w:sz w:val="24"/>
                <w:szCs w:val="24"/>
              </w:rPr>
              <w:t xml:space="preserve"> </w:t>
            </w:r>
            <w:r w:rsidRPr="0018077B">
              <w:rPr>
                <w:rStyle w:val="normaltextrun"/>
                <w:rFonts w:ascii="Aptos Narrow" w:eastAsiaTheme="majorEastAsia" w:hAnsi="Aptos Narrow" w:cs="Segoe UI"/>
                <w:color w:val="auto"/>
                <w:sz w:val="24"/>
                <w:szCs w:val="24"/>
              </w:rPr>
              <w:t>to</w:t>
            </w:r>
            <w:r>
              <w:rPr>
                <w:rStyle w:val="normaltextrun"/>
                <w:rFonts w:ascii="Aptos Narrow" w:eastAsiaTheme="majorEastAsia" w:hAnsi="Aptos Narrow" w:cs="Segoe UI"/>
                <w:color w:val="auto"/>
                <w:sz w:val="24"/>
                <w:szCs w:val="24"/>
              </w:rPr>
              <w:t xml:space="preserve"> </w:t>
            </w:r>
            <w:r w:rsidRPr="0018077B">
              <w:rPr>
                <w:rStyle w:val="normaltextrun"/>
                <w:rFonts w:ascii="Aptos Narrow" w:eastAsiaTheme="majorEastAsia" w:hAnsi="Aptos Narrow" w:cs="Segoe UI"/>
                <w:color w:val="auto"/>
                <w:sz w:val="24"/>
                <w:szCs w:val="24"/>
              </w:rPr>
              <w:t>be fully institutionalized.</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19E490F" w14:textId="77777777" w:rsidR="00167E50" w:rsidRPr="00756DE3" w:rsidRDefault="00167E50">
            <w:pPr>
              <w:pStyle w:val="TableText"/>
              <w:rPr>
                <w:rFonts w:ascii="Aptos Narrow" w:hAnsi="Aptos Narrow"/>
                <w:color w:val="000000"/>
                <w:sz w:val="24"/>
                <w:szCs w:val="24"/>
              </w:rPr>
            </w:pPr>
            <w:r w:rsidRPr="00612E94">
              <w:rPr>
                <w:rStyle w:val="normaltextrun"/>
                <w:rFonts w:ascii="Aptos Narrow" w:eastAsiaTheme="majorEastAsia" w:hAnsi="Aptos Narrow" w:cs="Segoe UI"/>
                <w:color w:val="000000"/>
                <w:sz w:val="24"/>
                <w:szCs w:val="24"/>
              </w:rPr>
              <w:t>Reports and measures that are used to support this process adhere to enterprise business intelligence processes, procedures, standards, metadata and technology and are regularly assessed to improve the quality of the reports and measures.</w:t>
            </w:r>
          </w:p>
        </w:tc>
      </w:tr>
    </w:tbl>
    <w:p w14:paraId="78DF86DC" w14:textId="77777777" w:rsidR="00167E50" w:rsidRDefault="00167E50">
      <w:r>
        <w:rPr>
          <w:b/>
          <w:bCs/>
        </w:rPr>
        <w:br w:type="page"/>
      </w:r>
    </w:p>
    <w:tbl>
      <w:tblPr>
        <w:tblW w:w="5409" w:type="pct"/>
        <w:tblLayout w:type="fixed"/>
        <w:tblCellMar>
          <w:left w:w="14" w:type="dxa"/>
          <w:right w:w="14" w:type="dxa"/>
        </w:tblCellMar>
        <w:tblLook w:val="0420" w:firstRow="1" w:lastRow="0" w:firstColumn="0" w:lastColumn="0" w:noHBand="0" w:noVBand="1"/>
        <w:tblCaption w:val="Table 20: Aspect – Business Process Reporting (continued)"/>
        <w:tblDescription w:val="Table 20 (continued) provides five levels of maturity criteria and suggested documentation for the aspect – Business Process Reporting, within the Business Architecture (BA) Maturity Criteria."/>
      </w:tblPr>
      <w:tblGrid>
        <w:gridCol w:w="1699"/>
        <w:gridCol w:w="2462"/>
        <w:gridCol w:w="2462"/>
        <w:gridCol w:w="2462"/>
        <w:gridCol w:w="2520"/>
        <w:gridCol w:w="2404"/>
      </w:tblGrid>
      <w:tr w:rsidR="000B5676" w:rsidRPr="004742F0" w14:paraId="1D3CFA85" w14:textId="77777777" w:rsidTr="007402D1">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0B391CA" w14:textId="461F2E6E"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3ECC388" w14:textId="3BCC71CA"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D160761" w14:textId="1B72E2DA"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25FF4F" w14:textId="21759140"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 Defined</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9C06945" w14:textId="365205BD"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4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593414D" w14:textId="03B2F410"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A3594E" w:rsidRPr="004742F0" w14:paraId="70CB9EAF" w14:textId="77777777" w:rsidTr="007402D1">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3E48E0B" w14:textId="77777777" w:rsidR="00247178" w:rsidRDefault="00756DE3" w:rsidP="00C852E2">
            <w:pPr>
              <w:pStyle w:val="TableText"/>
              <w:rPr>
                <w:rFonts w:ascii="Aptos Narrow" w:eastAsiaTheme="majorEastAsia" w:hAnsi="Aptos Narrow"/>
                <w:b/>
                <w:sz w:val="24"/>
              </w:rPr>
            </w:pPr>
            <w:r w:rsidRPr="00A3594E">
              <w:rPr>
                <w:rFonts w:ascii="Aptos Narrow" w:eastAsiaTheme="majorEastAsia" w:hAnsi="Aptos Narrow"/>
                <w:b/>
                <w:sz w:val="24"/>
              </w:rPr>
              <w:t>Suggested Documentation</w:t>
            </w:r>
          </w:p>
          <w:p w14:paraId="4B507355" w14:textId="3DE44D3E" w:rsidR="00330227" w:rsidRPr="00330227" w:rsidRDefault="00C852E2" w:rsidP="00247178">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8654F08" w14:textId="3D9BD876" w:rsidR="00330227" w:rsidRPr="005B1164" w:rsidRDefault="00330227" w:rsidP="000D4FB0">
            <w:pPr>
              <w:pStyle w:val="TableText"/>
              <w:rPr>
                <w:rFonts w:ascii="Aptos Narrow" w:hAnsi="Aptos Narrow"/>
                <w:sz w:val="24"/>
                <w:szCs w:val="24"/>
              </w:rPr>
            </w:pPr>
            <w:r w:rsidRPr="00127403">
              <w:rPr>
                <w:rStyle w:val="normaltextrun"/>
                <w:rFonts w:ascii="Aptos Narrow" w:eastAsiaTheme="majorEastAsia" w:hAnsi="Aptos Narrow" w:cs="Segoe UI"/>
                <w:color w:val="000000"/>
                <w:sz w:val="24"/>
                <w:szCs w:val="24"/>
              </w:rPr>
              <w:t>N</w:t>
            </w:r>
            <w:r w:rsidRPr="00127403">
              <w:rPr>
                <w:rFonts w:ascii="Aptos Narrow" w:eastAsiaTheme="majorEastAsia" w:hAnsi="Aptos Narrow"/>
                <w:sz w:val="24"/>
                <w:szCs w:val="24"/>
              </w:rPr>
              <w:t>/A</w:t>
            </w:r>
            <w:r w:rsidRPr="00127403">
              <w:rPr>
                <w:rFonts w:ascii="Aptos Narrow" w:eastAsiaTheme="majorEastAsia"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B25C4CD" w14:textId="6E520432" w:rsidR="00330227" w:rsidRPr="00127403" w:rsidRDefault="00330227" w:rsidP="00C60F78">
            <w:pPr>
              <w:pStyle w:val="Tablebullet1"/>
              <w:rPr>
                <w:rFonts w:ascii="Aptos Narrow" w:hAnsi="Aptos Narrow"/>
                <w:color w:val="000000"/>
                <w:sz w:val="24"/>
                <w:szCs w:val="24"/>
              </w:rPr>
            </w:pPr>
            <w:r w:rsidRPr="00127403">
              <w:rPr>
                <w:rFonts w:ascii="Aptos Narrow" w:hAnsi="Aptos Narrow"/>
                <w:color w:val="000000"/>
                <w:sz w:val="24"/>
                <w:szCs w:val="24"/>
              </w:rPr>
              <w:t>Report</w:t>
            </w:r>
            <w:r w:rsidR="00756DE3">
              <w:rPr>
                <w:rFonts w:ascii="Aptos Narrow" w:hAnsi="Aptos Narrow"/>
                <w:sz w:val="24"/>
                <w:szCs w:val="24"/>
              </w:rPr>
              <w:t xml:space="preserve"> </w:t>
            </w:r>
            <w:r w:rsidRPr="00127403">
              <w:rPr>
                <w:rFonts w:ascii="Aptos Narrow" w:hAnsi="Aptos Narrow"/>
                <w:color w:val="000000"/>
                <w:sz w:val="24"/>
                <w:szCs w:val="24"/>
              </w:rPr>
              <w:t>catalog</w:t>
            </w:r>
          </w:p>
          <w:p w14:paraId="72FBEE52" w14:textId="2DF01493" w:rsidR="00330227" w:rsidRPr="00127403" w:rsidRDefault="00330227" w:rsidP="00C60F78">
            <w:pPr>
              <w:pStyle w:val="Tablebullet1"/>
              <w:rPr>
                <w:rFonts w:ascii="Aptos Narrow" w:hAnsi="Aptos Narrow"/>
                <w:color w:val="000000"/>
                <w:sz w:val="24"/>
                <w:szCs w:val="24"/>
              </w:rPr>
            </w:pPr>
            <w:r w:rsidRPr="00127403">
              <w:rPr>
                <w:rFonts w:ascii="Aptos Narrow" w:hAnsi="Aptos Narrow"/>
                <w:color w:val="000000"/>
                <w:sz w:val="24"/>
                <w:szCs w:val="24"/>
              </w:rPr>
              <w:t>Measure</w:t>
            </w:r>
            <w:r w:rsidR="00756DE3" w:rsidRPr="005B1164">
              <w:rPr>
                <w:rFonts w:ascii="Aptos Narrow" w:hAnsi="Aptos Narrow"/>
                <w:color w:val="000000"/>
                <w:sz w:val="24"/>
                <w:szCs w:val="24"/>
              </w:rPr>
              <w:t xml:space="preserve"> </w:t>
            </w:r>
            <w:r w:rsidRPr="00127403">
              <w:rPr>
                <w:rFonts w:ascii="Aptos Narrow" w:hAnsi="Aptos Narrow"/>
                <w:color w:val="000000"/>
                <w:sz w:val="24"/>
                <w:szCs w:val="24"/>
              </w:rPr>
              <w:t>catalog</w:t>
            </w:r>
          </w:p>
          <w:p w14:paraId="0541291E" w14:textId="6DBE3BA5" w:rsidR="00A82DBA" w:rsidRDefault="00330227" w:rsidP="00756DE3">
            <w:pPr>
              <w:pStyle w:val="Tablebullet1"/>
              <w:rPr>
                <w:rFonts w:ascii="Aptos Narrow" w:hAnsi="Aptos Narrow"/>
                <w:sz w:val="24"/>
                <w:szCs w:val="24"/>
              </w:rPr>
            </w:pPr>
            <w:r w:rsidRPr="00127403">
              <w:rPr>
                <w:rFonts w:ascii="Aptos Narrow" w:hAnsi="Aptos Narrow"/>
                <w:color w:val="000000"/>
                <w:sz w:val="24"/>
                <w:szCs w:val="24"/>
              </w:rPr>
              <w:t>Measure</w:t>
            </w:r>
            <w:r w:rsidR="00756DE3">
              <w:rPr>
                <w:rFonts w:ascii="Aptos Narrow" w:hAnsi="Aptos Narrow"/>
                <w:sz w:val="24"/>
                <w:szCs w:val="24"/>
              </w:rPr>
              <w:t xml:space="preserve"> </w:t>
            </w:r>
          </w:p>
          <w:p w14:paraId="1195C6DE" w14:textId="36030BFF" w:rsidR="00330227" w:rsidRPr="005B1164" w:rsidRDefault="00330227" w:rsidP="00A82DBA">
            <w:pPr>
              <w:pStyle w:val="Tablebullet1"/>
              <w:numPr>
                <w:ilvl w:val="0"/>
                <w:numId w:val="0"/>
              </w:numPr>
              <w:ind w:left="360"/>
              <w:rPr>
                <w:rFonts w:ascii="Aptos Narrow" w:hAnsi="Aptos Narrow"/>
                <w:sz w:val="24"/>
                <w:szCs w:val="24"/>
              </w:rPr>
            </w:pPr>
            <w:r w:rsidRPr="005B1164">
              <w:rPr>
                <w:rFonts w:ascii="Aptos Narrow" w:hAnsi="Aptos Narrow"/>
                <w:color w:val="000000"/>
                <w:sz w:val="24"/>
                <w:szCs w:val="24"/>
              </w:rPr>
              <w:t>specification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B6F3133" w14:textId="4749B902" w:rsidR="00330227" w:rsidRPr="00127403" w:rsidRDefault="00330227" w:rsidP="0078006D">
            <w:pPr>
              <w:pStyle w:val="Tablebullet1"/>
              <w:rPr>
                <w:rFonts w:ascii="Aptos Narrow" w:hAnsi="Aptos Narrow"/>
                <w:sz w:val="24"/>
                <w:szCs w:val="24"/>
              </w:rPr>
            </w:pPr>
            <w:r w:rsidRPr="00127403">
              <w:rPr>
                <w:rFonts w:ascii="Aptos Narrow" w:hAnsi="Aptos Narrow"/>
                <w:sz w:val="24"/>
                <w:szCs w:val="24"/>
              </w:rPr>
              <w:t>Measure</w:t>
            </w:r>
            <w:r w:rsidR="00756DE3">
              <w:rPr>
                <w:rStyle w:val="normaltextrun"/>
                <w:rFonts w:ascii="Aptos Narrow" w:hAnsi="Aptos Narrow"/>
                <w:color w:val="000000"/>
                <w:sz w:val="24"/>
                <w:szCs w:val="24"/>
              </w:rPr>
              <w:t xml:space="preserve"> </w:t>
            </w:r>
            <w:r w:rsidRPr="00127403">
              <w:rPr>
                <w:rFonts w:ascii="Aptos Narrow" w:hAnsi="Aptos Narrow"/>
                <w:sz w:val="24"/>
                <w:szCs w:val="24"/>
              </w:rPr>
              <w:t>standard</w:t>
            </w:r>
          </w:p>
          <w:p w14:paraId="03BF5F27" w14:textId="7C96FBE0" w:rsidR="00330227" w:rsidRPr="00127403" w:rsidRDefault="00330227" w:rsidP="0078006D">
            <w:pPr>
              <w:pStyle w:val="Tablebullet1"/>
              <w:rPr>
                <w:rFonts w:ascii="Aptos Narrow" w:hAnsi="Aptos Narrow"/>
                <w:sz w:val="24"/>
                <w:szCs w:val="24"/>
              </w:rPr>
            </w:pPr>
            <w:r w:rsidRPr="00127403">
              <w:rPr>
                <w:rFonts w:ascii="Aptos Narrow" w:hAnsi="Aptos Narrow"/>
                <w:sz w:val="24"/>
                <w:szCs w:val="24"/>
              </w:rPr>
              <w:t>Example</w:t>
            </w:r>
            <w:r w:rsidR="00756DE3">
              <w:rPr>
                <w:rStyle w:val="normaltextrun"/>
                <w:rFonts w:ascii="Aptos Narrow" w:hAnsi="Aptos Narrow"/>
                <w:color w:val="000000"/>
                <w:sz w:val="24"/>
                <w:szCs w:val="24"/>
              </w:rPr>
              <w:t xml:space="preserve"> </w:t>
            </w:r>
            <w:r w:rsidRPr="00127403">
              <w:rPr>
                <w:rFonts w:ascii="Aptos Narrow" w:hAnsi="Aptos Narrow"/>
                <w:sz w:val="24"/>
                <w:szCs w:val="24"/>
              </w:rPr>
              <w:t>report</w:t>
            </w:r>
          </w:p>
          <w:p w14:paraId="39FAE7C6" w14:textId="5AAEBD09" w:rsidR="00330227" w:rsidRPr="005B1164" w:rsidRDefault="00330227" w:rsidP="00756DE3">
            <w:pPr>
              <w:pStyle w:val="Tablebullet1"/>
              <w:rPr>
                <w:rFonts w:ascii="Aptos Narrow" w:hAnsi="Aptos Narrow"/>
                <w:sz w:val="24"/>
                <w:szCs w:val="24"/>
              </w:rPr>
            </w:pPr>
            <w:r w:rsidRPr="00127403">
              <w:rPr>
                <w:rFonts w:ascii="Aptos Narrow" w:hAnsi="Aptos Narrow"/>
                <w:sz w:val="24"/>
                <w:szCs w:val="24"/>
              </w:rPr>
              <w:t>Example</w:t>
            </w:r>
            <w:r w:rsidR="00756DE3">
              <w:rPr>
                <w:rStyle w:val="normaltextrun"/>
                <w:rFonts w:ascii="Aptos Narrow" w:hAnsi="Aptos Narrow" w:cs="Segoe UI"/>
                <w:color w:val="000000"/>
                <w:sz w:val="24"/>
                <w:szCs w:val="24"/>
              </w:rPr>
              <w:t xml:space="preserve"> </w:t>
            </w:r>
            <w:r w:rsidRPr="00127403">
              <w:rPr>
                <w:rFonts w:ascii="Aptos Narrow" w:hAnsi="Aptos Narrow"/>
                <w:sz w:val="24"/>
                <w:szCs w:val="24"/>
              </w:rPr>
              <w:t>measure</w:t>
            </w:r>
            <w:r w:rsidR="00756DE3">
              <w:rPr>
                <w:rStyle w:val="normaltextrun"/>
                <w:rFonts w:ascii="Aptos Narrow" w:hAnsi="Aptos Narrow" w:cs="Segoe UI"/>
                <w:color w:val="000000"/>
                <w:sz w:val="24"/>
                <w:szCs w:val="24"/>
              </w:rPr>
              <w:t xml:space="preserve"> </w:t>
            </w:r>
            <w:r w:rsidRPr="00127403">
              <w:rPr>
                <w:rFonts w:ascii="Aptos Narrow" w:hAnsi="Aptos Narrow"/>
                <w:sz w:val="24"/>
                <w:szCs w:val="24"/>
              </w:rPr>
              <w:t>calculation</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8F7D9F7" w14:textId="1DF26E19" w:rsidR="00330227" w:rsidRPr="00127403" w:rsidRDefault="00330227" w:rsidP="00DC4ADE">
            <w:pPr>
              <w:pStyle w:val="Tablebullet1"/>
              <w:rPr>
                <w:rFonts w:ascii="Aptos Narrow" w:hAnsi="Aptos Narrow"/>
                <w:sz w:val="24"/>
                <w:szCs w:val="24"/>
              </w:rPr>
            </w:pPr>
            <w:r w:rsidRPr="00127403">
              <w:rPr>
                <w:rFonts w:ascii="Aptos Narrow" w:hAnsi="Aptos Narrow"/>
                <w:sz w:val="24"/>
                <w:szCs w:val="24"/>
              </w:rPr>
              <w:t>Metadata</w:t>
            </w:r>
            <w:r w:rsidR="00756DE3">
              <w:rPr>
                <w:rStyle w:val="normaltextrun"/>
                <w:rFonts w:ascii="Aptos Narrow" w:hAnsi="Aptos Narrow"/>
                <w:color w:val="000000"/>
                <w:sz w:val="24"/>
                <w:szCs w:val="24"/>
              </w:rPr>
              <w:t xml:space="preserve"> </w:t>
            </w:r>
            <w:r w:rsidRPr="00127403">
              <w:rPr>
                <w:rFonts w:ascii="Aptos Narrow" w:hAnsi="Aptos Narrow"/>
                <w:sz w:val="24"/>
                <w:szCs w:val="24"/>
              </w:rPr>
              <w:t>repository</w:t>
            </w:r>
            <w:r w:rsidR="00756DE3">
              <w:rPr>
                <w:rFonts w:ascii="Aptos Narrow" w:hAnsi="Aptos Narrow"/>
                <w:sz w:val="24"/>
                <w:szCs w:val="24"/>
              </w:rPr>
              <w:t xml:space="preserve"> </w:t>
            </w:r>
            <w:r w:rsidRPr="00127403">
              <w:rPr>
                <w:rFonts w:ascii="Aptos Narrow" w:hAnsi="Aptos Narrow"/>
                <w:sz w:val="24"/>
                <w:szCs w:val="24"/>
              </w:rPr>
              <w:t>screenshots</w:t>
            </w:r>
          </w:p>
          <w:p w14:paraId="6771C1DA" w14:textId="127ECDF2" w:rsidR="00330227" w:rsidRPr="00127403" w:rsidRDefault="00330227" w:rsidP="00DC4ADE">
            <w:pPr>
              <w:pStyle w:val="Tablebullet1"/>
              <w:rPr>
                <w:rFonts w:ascii="Aptos Narrow" w:hAnsi="Aptos Narrow"/>
                <w:sz w:val="24"/>
                <w:szCs w:val="24"/>
              </w:rPr>
            </w:pPr>
            <w:r w:rsidRPr="00127403">
              <w:rPr>
                <w:rFonts w:ascii="Aptos Narrow" w:hAnsi="Aptos Narrow"/>
                <w:sz w:val="24"/>
                <w:szCs w:val="24"/>
              </w:rPr>
              <w:t>Metamodel</w:t>
            </w:r>
          </w:p>
          <w:p w14:paraId="1226C255" w14:textId="7200DCD4" w:rsidR="00330227" w:rsidRPr="00127403" w:rsidRDefault="00330227" w:rsidP="00DC4ADE">
            <w:pPr>
              <w:pStyle w:val="Tablebullet1"/>
              <w:rPr>
                <w:rFonts w:ascii="Aptos Narrow" w:hAnsi="Aptos Narrow"/>
                <w:sz w:val="24"/>
                <w:szCs w:val="24"/>
              </w:rPr>
            </w:pPr>
            <w:r w:rsidRPr="00127403">
              <w:rPr>
                <w:rFonts w:ascii="Aptos Narrow" w:hAnsi="Aptos Narrow"/>
                <w:sz w:val="24"/>
                <w:szCs w:val="24"/>
              </w:rPr>
              <w:t>Metadata</w:t>
            </w:r>
            <w:r w:rsidR="00756DE3">
              <w:rPr>
                <w:rStyle w:val="normaltextrun"/>
                <w:rFonts w:ascii="Aptos Narrow" w:hAnsi="Aptos Narrow"/>
                <w:color w:val="000000"/>
                <w:sz w:val="24"/>
                <w:szCs w:val="24"/>
              </w:rPr>
              <w:t xml:space="preserve"> </w:t>
            </w:r>
            <w:r w:rsidRPr="00127403">
              <w:rPr>
                <w:rFonts w:ascii="Aptos Narrow" w:hAnsi="Aptos Narrow"/>
                <w:sz w:val="24"/>
                <w:szCs w:val="24"/>
              </w:rPr>
              <w:t>repository</w:t>
            </w:r>
            <w:r w:rsidR="00756DE3">
              <w:rPr>
                <w:rFonts w:ascii="Aptos Narrow" w:hAnsi="Aptos Narrow"/>
                <w:sz w:val="24"/>
                <w:szCs w:val="24"/>
              </w:rPr>
              <w:t xml:space="preserve"> </w:t>
            </w:r>
            <w:r w:rsidRPr="00127403">
              <w:rPr>
                <w:rFonts w:ascii="Aptos Narrow" w:hAnsi="Aptos Narrow"/>
                <w:sz w:val="24"/>
                <w:szCs w:val="24"/>
              </w:rPr>
              <w:t>operating</w:t>
            </w:r>
            <w:r w:rsidR="00756DE3">
              <w:rPr>
                <w:rStyle w:val="normaltextrun"/>
                <w:rFonts w:ascii="Aptos Narrow" w:hAnsi="Aptos Narrow"/>
                <w:color w:val="000000"/>
                <w:sz w:val="24"/>
                <w:szCs w:val="24"/>
              </w:rPr>
              <w:t xml:space="preserve"> </w:t>
            </w:r>
            <w:r w:rsidRPr="00127403">
              <w:rPr>
                <w:rFonts w:ascii="Aptos Narrow" w:hAnsi="Aptos Narrow"/>
                <w:sz w:val="24"/>
                <w:szCs w:val="24"/>
              </w:rPr>
              <w:t>model</w:t>
            </w:r>
            <w:r w:rsidRPr="00127403">
              <w:rPr>
                <w:rStyle w:val="eop"/>
                <w:rFonts w:ascii="Aptos Narrow" w:hAnsi="Aptos Narrow"/>
                <w:color w:val="000000"/>
                <w:sz w:val="24"/>
                <w:szCs w:val="24"/>
              </w:rPr>
              <w:t> </w:t>
            </w:r>
          </w:p>
          <w:p w14:paraId="699A6873" w14:textId="48889522" w:rsidR="00330227" w:rsidRPr="005B1164" w:rsidRDefault="00330227" w:rsidP="00756DE3">
            <w:pPr>
              <w:pStyle w:val="Tablebullet1"/>
              <w:rPr>
                <w:rFonts w:ascii="Aptos Narrow" w:hAnsi="Aptos Narrow"/>
                <w:sz w:val="24"/>
                <w:szCs w:val="24"/>
              </w:rPr>
            </w:pPr>
            <w:r w:rsidRPr="00127403">
              <w:rPr>
                <w:rFonts w:ascii="Aptos Narrow" w:hAnsi="Aptos Narrow"/>
                <w:sz w:val="24"/>
                <w:szCs w:val="24"/>
              </w:rPr>
              <w:t>Report/measure</w:t>
            </w:r>
            <w:r w:rsidR="00756DE3">
              <w:rPr>
                <w:rStyle w:val="normaltextrun"/>
                <w:rFonts w:ascii="Aptos Narrow" w:hAnsi="Aptos Narrow" w:cs="Segoe UI"/>
                <w:color w:val="000000"/>
                <w:sz w:val="24"/>
                <w:szCs w:val="24"/>
              </w:rPr>
              <w:t xml:space="preserve"> </w:t>
            </w:r>
            <w:r w:rsidRPr="00127403">
              <w:rPr>
                <w:rFonts w:ascii="Aptos Narrow" w:hAnsi="Aptos Narrow"/>
                <w:sz w:val="24"/>
                <w:szCs w:val="24"/>
              </w:rPr>
              <w:t>metadata</w:t>
            </w:r>
            <w:r w:rsidR="00756DE3">
              <w:rPr>
                <w:rFonts w:ascii="Aptos Narrow" w:hAnsi="Aptos Narrow"/>
                <w:sz w:val="24"/>
                <w:szCs w:val="24"/>
              </w:rPr>
              <w:t xml:space="preserve"> </w:t>
            </w:r>
            <w:r w:rsidRPr="00127403">
              <w:rPr>
                <w:rFonts w:ascii="Aptos Narrow" w:hAnsi="Aptos Narrow"/>
                <w:sz w:val="24"/>
                <w:szCs w:val="24"/>
              </w:rPr>
              <w:t>repository</w:t>
            </w:r>
            <w:r w:rsidR="00756DE3">
              <w:rPr>
                <w:rFonts w:ascii="Aptos Narrow" w:hAnsi="Aptos Narrow"/>
                <w:sz w:val="24"/>
                <w:szCs w:val="24"/>
              </w:rPr>
              <w:t xml:space="preserve"> </w:t>
            </w:r>
            <w:r w:rsidRPr="00127403">
              <w:rPr>
                <w:rFonts w:ascii="Aptos Narrow" w:hAnsi="Aptos Narrow"/>
                <w:sz w:val="24"/>
                <w:szCs w:val="24"/>
              </w:rPr>
              <w:t>change</w:t>
            </w:r>
            <w:r w:rsidR="00756DE3">
              <w:rPr>
                <w:rStyle w:val="normaltextrun"/>
                <w:rFonts w:ascii="Aptos Narrow" w:hAnsi="Aptos Narrow" w:cs="Segoe UI"/>
                <w:color w:val="000000"/>
                <w:sz w:val="24"/>
                <w:szCs w:val="24"/>
              </w:rPr>
              <w:t xml:space="preserve"> </w:t>
            </w:r>
            <w:r w:rsidRPr="00127403">
              <w:rPr>
                <w:rFonts w:ascii="Aptos Narrow" w:hAnsi="Aptos Narrow"/>
                <w:sz w:val="24"/>
                <w:szCs w:val="24"/>
              </w:rPr>
              <w:t>workflow</w:t>
            </w:r>
          </w:p>
        </w:tc>
        <w:tc>
          <w:tcPr>
            <w:tcW w:w="24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66B752B" w14:textId="3ACE20FA" w:rsidR="00330227" w:rsidRPr="00127403" w:rsidRDefault="00330227" w:rsidP="0018077B">
            <w:pPr>
              <w:pStyle w:val="Tablebullet1"/>
              <w:rPr>
                <w:rFonts w:ascii="Aptos Narrow" w:hAnsi="Aptos Narrow"/>
                <w:sz w:val="24"/>
                <w:szCs w:val="24"/>
              </w:rPr>
            </w:pPr>
            <w:r w:rsidRPr="00127403">
              <w:rPr>
                <w:rFonts w:ascii="Aptos Narrow" w:hAnsi="Aptos Narrow"/>
                <w:sz w:val="24"/>
                <w:szCs w:val="24"/>
              </w:rPr>
              <w:t>Business Intelligence Process Diagram</w:t>
            </w:r>
          </w:p>
          <w:p w14:paraId="437ACF15" w14:textId="10D3F8AE" w:rsidR="00330227" w:rsidRPr="00127403" w:rsidRDefault="00330227" w:rsidP="0018077B">
            <w:pPr>
              <w:pStyle w:val="Tablebullet1"/>
              <w:rPr>
                <w:rFonts w:ascii="Aptos Narrow" w:hAnsi="Aptos Narrow"/>
                <w:sz w:val="24"/>
                <w:szCs w:val="24"/>
              </w:rPr>
            </w:pPr>
            <w:r w:rsidRPr="00127403">
              <w:rPr>
                <w:rFonts w:ascii="Aptos Narrow" w:hAnsi="Aptos Narrow"/>
                <w:sz w:val="24"/>
                <w:szCs w:val="24"/>
              </w:rPr>
              <w:t xml:space="preserve">Business Intelligence </w:t>
            </w:r>
            <w:r w:rsidR="00A4681E">
              <w:rPr>
                <w:rFonts w:ascii="Aptos Narrow" w:hAnsi="Aptos Narrow"/>
                <w:sz w:val="24"/>
                <w:szCs w:val="24"/>
              </w:rPr>
              <w:t>SOP</w:t>
            </w:r>
          </w:p>
          <w:p w14:paraId="59673803" w14:textId="2EF7E73B" w:rsidR="00330227" w:rsidRPr="00127403" w:rsidRDefault="00330227" w:rsidP="0018077B">
            <w:pPr>
              <w:pStyle w:val="Tablebullet1"/>
              <w:rPr>
                <w:rFonts w:ascii="Aptos Narrow" w:hAnsi="Aptos Narrow"/>
                <w:sz w:val="24"/>
                <w:szCs w:val="24"/>
              </w:rPr>
            </w:pPr>
            <w:r w:rsidRPr="00127403">
              <w:rPr>
                <w:rFonts w:ascii="Aptos Narrow" w:hAnsi="Aptos Narrow"/>
                <w:sz w:val="24"/>
                <w:szCs w:val="24"/>
              </w:rPr>
              <w:t>Business Intelligence Standard Documentation</w:t>
            </w:r>
          </w:p>
          <w:p w14:paraId="67DCADB2" w14:textId="776E88DD" w:rsidR="00330227" w:rsidRPr="00127403" w:rsidRDefault="00330227" w:rsidP="0018077B">
            <w:pPr>
              <w:pStyle w:val="Tablebullet1"/>
              <w:rPr>
                <w:rFonts w:ascii="Aptos Narrow" w:hAnsi="Aptos Narrow"/>
                <w:sz w:val="24"/>
                <w:szCs w:val="24"/>
              </w:rPr>
            </w:pPr>
            <w:r w:rsidRPr="00127403">
              <w:rPr>
                <w:rFonts w:ascii="Aptos Narrow" w:hAnsi="Aptos Narrow"/>
                <w:sz w:val="24"/>
                <w:szCs w:val="24"/>
              </w:rPr>
              <w:t>Business Intelligence Metadata Requirements</w:t>
            </w:r>
          </w:p>
          <w:p w14:paraId="63A5F597" w14:textId="54ECB452" w:rsidR="00330227" w:rsidRPr="005B1164" w:rsidRDefault="00330227" w:rsidP="00330227">
            <w:pPr>
              <w:pStyle w:val="Tablebullet1"/>
              <w:rPr>
                <w:rFonts w:ascii="Aptos Narrow" w:hAnsi="Aptos Narrow"/>
                <w:sz w:val="24"/>
                <w:szCs w:val="24"/>
              </w:rPr>
            </w:pPr>
            <w:r w:rsidRPr="00127403">
              <w:rPr>
                <w:rFonts w:ascii="Aptos Narrow" w:hAnsi="Aptos Narrow"/>
                <w:sz w:val="24"/>
                <w:szCs w:val="24"/>
              </w:rPr>
              <w:t>Business Intelligence MITA</w:t>
            </w:r>
            <w:r w:rsidR="00756DE3" w:rsidRPr="00127403">
              <w:rPr>
                <w:rStyle w:val="normaltextrun"/>
                <w:rFonts w:ascii="Aptos Narrow" w:hAnsi="Aptos Narrow"/>
                <w:sz w:val="24"/>
                <w:szCs w:val="24"/>
              </w:rPr>
              <w:t xml:space="preserve"> </w:t>
            </w:r>
            <w:r w:rsidR="00756DE3" w:rsidRPr="0018077B">
              <w:rPr>
                <w:rStyle w:val="normaltextrun"/>
                <w:rFonts w:ascii="Aptos Narrow" w:hAnsi="Aptos Narrow"/>
                <w:sz w:val="24"/>
                <w:szCs w:val="24"/>
              </w:rPr>
              <w:t>maturity</w:t>
            </w:r>
            <w:r w:rsidR="00756DE3">
              <w:rPr>
                <w:rStyle w:val="normaltextrun"/>
                <w:rFonts w:ascii="Aptos Narrow" w:hAnsi="Aptos Narrow"/>
                <w:sz w:val="24"/>
                <w:szCs w:val="24"/>
              </w:rPr>
              <w:t xml:space="preserve"> </w:t>
            </w:r>
            <w:r w:rsidRPr="0018077B">
              <w:rPr>
                <w:rFonts w:ascii="Aptos Narrow" w:hAnsi="Aptos Narrow"/>
                <w:sz w:val="24"/>
                <w:szCs w:val="24"/>
              </w:rPr>
              <w:t>ratings</w:t>
            </w:r>
          </w:p>
        </w:tc>
      </w:tr>
    </w:tbl>
    <w:p w14:paraId="25ACF0A1" w14:textId="77777777" w:rsidR="00BC7252" w:rsidRDefault="00BC7252">
      <w:r>
        <w:br w:type="page"/>
      </w:r>
    </w:p>
    <w:p w14:paraId="4CF8256F" w14:textId="48565EB9" w:rsidR="00777ED4" w:rsidRPr="002C0DF4" w:rsidRDefault="00777ED4" w:rsidP="00777ED4">
      <w:pPr>
        <w:pStyle w:val="Heading1"/>
      </w:pPr>
      <w:bookmarkStart w:id="26" w:name="_Toc230872728"/>
      <w:r w:rsidRPr="002C0DF4">
        <w:lastRenderedPageBreak/>
        <w:t xml:space="preserve">Information Architecture </w:t>
      </w:r>
      <w:r w:rsidR="00F34E9A">
        <w:t>(IA)</w:t>
      </w:r>
      <w:bookmarkEnd w:id="26"/>
    </w:p>
    <w:p w14:paraId="66C0EFB5" w14:textId="458EEBB7" w:rsidR="00777ED4" w:rsidRPr="00D14C03" w:rsidRDefault="00777ED4" w:rsidP="00777ED4">
      <w:pPr>
        <w:pStyle w:val="Heading2"/>
      </w:pPr>
      <w:bookmarkStart w:id="27" w:name="_Toc230872729"/>
      <w:r w:rsidRPr="00D14C03">
        <w:t>Table</w:t>
      </w:r>
      <w:r w:rsidR="00463893">
        <w:t xml:space="preserve"> 21</w:t>
      </w:r>
      <w:r w:rsidRPr="00D14C03">
        <w:t xml:space="preserve">: Aspect </w:t>
      </w:r>
      <w:r w:rsidR="00815549">
        <w:t>–</w:t>
      </w:r>
      <w:r w:rsidRPr="00D14C03">
        <w:t xml:space="preserve"> Information Classification</w:t>
      </w:r>
      <w:bookmarkEnd w:id="27"/>
    </w:p>
    <w:p w14:paraId="12B8F189" w14:textId="22F55B9E" w:rsidR="00777ED4" w:rsidRPr="004742F0" w:rsidRDefault="00777ED4" w:rsidP="00777ED4">
      <w:pPr>
        <w:rPr>
          <w:rFonts w:ascii="Aptos Narrow" w:hAnsi="Aptos Narrow"/>
          <w:i/>
          <w:iCs/>
          <w:color w:val="000000"/>
        </w:rPr>
      </w:pPr>
      <w:r w:rsidRPr="004742F0">
        <w:rPr>
          <w:rFonts w:ascii="Aptos Narrow" w:hAnsi="Aptos Narrow"/>
          <w:i/>
          <w:iCs/>
          <w:color w:val="000000"/>
        </w:rPr>
        <w:t>Is the information used to support this capability classified so that stakeholders can understand any security or privacy requirements associated with the access and use of the information?</w:t>
      </w:r>
    </w:p>
    <w:tbl>
      <w:tblPr>
        <w:tblW w:w="5409" w:type="pct"/>
        <w:tblLayout w:type="fixed"/>
        <w:tblCellMar>
          <w:left w:w="14" w:type="dxa"/>
          <w:right w:w="14" w:type="dxa"/>
        </w:tblCellMar>
        <w:tblLook w:val="0420" w:firstRow="1" w:lastRow="0" w:firstColumn="0" w:lastColumn="0" w:noHBand="0" w:noVBand="1"/>
        <w:tblCaption w:val="Table 21: Aspect – Information Classification"/>
        <w:tblDescription w:val="Table 21 provides five levels of maturity criteria and suggested documentation for the aspect – Information Classification, within the Information Architecture (IA) Maturity Criteria."/>
      </w:tblPr>
      <w:tblGrid>
        <w:gridCol w:w="1699"/>
        <w:gridCol w:w="2462"/>
        <w:gridCol w:w="2462"/>
        <w:gridCol w:w="2462"/>
        <w:gridCol w:w="2462"/>
        <w:gridCol w:w="2462"/>
      </w:tblGrid>
      <w:tr w:rsidR="00777ED4" w:rsidRPr="000D78CE" w14:paraId="6551EE11" w14:textId="77777777" w:rsidTr="00385A6E">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C16D522" w14:textId="3677D6E9"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2FB5450" w14:textId="0349B979"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6433FC9" w14:textId="3E5CF82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CF2B677" w14:textId="0FA8B58F"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4EF922" w14:textId="5649DAB5"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B45F197" w14:textId="6A582E96"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Level 5: Optimized</w:t>
            </w:r>
          </w:p>
        </w:tc>
      </w:tr>
      <w:tr w:rsidR="00777ED4" w:rsidRPr="005703D5" w14:paraId="0542FB6A" w14:textId="77777777" w:rsidTr="00385A6E">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BE6CC84" w14:textId="77777777" w:rsidR="00777ED4" w:rsidRPr="004742F0" w:rsidRDefault="00777ED4" w:rsidP="00F42950">
            <w:pPr>
              <w:pStyle w:val="TableText"/>
              <w:rPr>
                <w:rFonts w:ascii="Aptos Narrow" w:hAnsi="Aptos Narrow"/>
                <w:b/>
                <w:sz w:val="24"/>
                <w:szCs w:val="24"/>
              </w:rPr>
            </w:pPr>
            <w:r w:rsidRPr="004742F0">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409C00" w14:textId="4330F19A" w:rsidR="00777ED4" w:rsidRPr="004742F0" w:rsidRDefault="005A16A4" w:rsidP="005A16A4">
            <w:pPr>
              <w:pStyle w:val="TableText"/>
              <w:rPr>
                <w:rFonts w:ascii="Aptos Narrow" w:hAnsi="Aptos Narrow"/>
                <w:sz w:val="24"/>
                <w:szCs w:val="24"/>
              </w:rPr>
            </w:pPr>
            <w:r w:rsidRPr="004742F0">
              <w:rPr>
                <w:rFonts w:ascii="Aptos Narrow" w:hAnsi="Aptos Narrow"/>
                <w:color w:val="000000"/>
                <w:sz w:val="24"/>
                <w:szCs w:val="24"/>
              </w:rPr>
              <w:t xml:space="preserve">Data security and privacy requirements have not been documented for the information asset.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9AD80BF" w14:textId="5AFB218E" w:rsidR="00777ED4" w:rsidRPr="004742F0" w:rsidRDefault="00777ED4" w:rsidP="00385A6E">
            <w:pPr>
              <w:pStyle w:val="Tablebullet1"/>
              <w:numPr>
                <w:ilvl w:val="0"/>
                <w:numId w:val="0"/>
              </w:numPr>
              <w:rPr>
                <w:rFonts w:ascii="Aptos Narrow" w:hAnsi="Aptos Narrow"/>
                <w:sz w:val="24"/>
                <w:szCs w:val="24"/>
              </w:rPr>
            </w:pPr>
            <w:r w:rsidRPr="004742F0">
              <w:rPr>
                <w:rFonts w:ascii="Aptos Narrow" w:hAnsi="Aptos Narrow"/>
                <w:color w:val="000000"/>
                <w:sz w:val="24"/>
                <w:szCs w:val="24"/>
              </w:rPr>
              <w:t>Data security, sensitivity and privacy requirements have been documented for the information asset</w:t>
            </w:r>
            <w:r w:rsidR="00F7241B">
              <w:rPr>
                <w:rFonts w:ascii="Aptos Narrow" w:hAnsi="Aptos Narrow"/>
                <w:color w:val="000000"/>
                <w:sz w:val="24"/>
                <w:szCs w:val="24"/>
              </w:rPr>
              <w:t>s</w:t>
            </w:r>
            <w:r w:rsidR="009666FA">
              <w:rPr>
                <w:rFonts w:ascii="Aptos Narrow" w:hAnsi="Aptos Narrow"/>
                <w:color w:val="000000"/>
                <w:sz w:val="24"/>
                <w:szCs w:val="24"/>
              </w:rPr>
              <w:t>, bu</w:t>
            </w:r>
            <w:r w:rsidR="00F7241B">
              <w:rPr>
                <w:rFonts w:ascii="Aptos Narrow" w:hAnsi="Aptos Narrow"/>
                <w:color w:val="000000"/>
                <w:sz w:val="24"/>
                <w:szCs w:val="24"/>
              </w:rPr>
              <w:t>t the classifications have not been applied to the information assets</w:t>
            </w:r>
            <w:r w:rsidR="00144271">
              <w:rPr>
                <w:rFonts w:ascii="Aptos Narrow" w:hAnsi="Aptos Narrow"/>
                <w:color w:val="000000"/>
                <w:sz w:val="24"/>
                <w:szCs w:val="24"/>
              </w:rPr>
              <w:t xml:space="preserve"> </w:t>
            </w:r>
            <w:r w:rsidR="00144271" w:rsidRPr="004742F0">
              <w:rPr>
                <w:rFonts w:ascii="Aptos Narrow" w:hAnsi="Aptos Narrow"/>
                <w:color w:val="000000"/>
                <w:sz w:val="24"/>
                <w:szCs w:val="24"/>
              </w:rPr>
              <w:t>that support this capability</w:t>
            </w:r>
            <w:r w:rsidR="00F7241B">
              <w:rPr>
                <w:rFonts w:ascii="Aptos Narrow" w:hAnsi="Aptos Narrow"/>
                <w:color w:val="000000"/>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030E392" w14:textId="49184F51" w:rsidR="00777ED4" w:rsidRPr="004742F0" w:rsidRDefault="009E0FD4" w:rsidP="00385A6E">
            <w:pPr>
              <w:pStyle w:val="Tablebullet1"/>
              <w:numPr>
                <w:ilvl w:val="0"/>
                <w:numId w:val="0"/>
              </w:numPr>
              <w:rPr>
                <w:rFonts w:ascii="Aptos Narrow" w:hAnsi="Aptos Narrow"/>
                <w:sz w:val="24"/>
                <w:szCs w:val="24"/>
              </w:rPr>
            </w:pPr>
            <w:r w:rsidRPr="004742F0">
              <w:rPr>
                <w:rFonts w:ascii="Aptos Narrow" w:hAnsi="Aptos Narrow"/>
                <w:color w:val="000000"/>
                <w:sz w:val="24"/>
                <w:szCs w:val="24"/>
              </w:rPr>
              <w:t>Data security</w:t>
            </w:r>
            <w:r w:rsidR="00777ED4" w:rsidRPr="004742F0">
              <w:rPr>
                <w:rFonts w:ascii="Aptos Narrow" w:hAnsi="Aptos Narrow"/>
                <w:color w:val="000000"/>
                <w:sz w:val="24"/>
                <w:szCs w:val="24"/>
              </w:rPr>
              <w:t>, sensitivity and privacy classifications have been defined and applied to the data elements and data sets within the information assets that support this capability</w:t>
            </w:r>
            <w:r w:rsidR="00ED2CA8">
              <w:rPr>
                <w:rFonts w:ascii="Aptos Narrow" w:hAnsi="Aptos Narrow"/>
                <w:color w:val="000000"/>
                <w:sz w:val="24"/>
                <w:szCs w:val="24"/>
              </w:rPr>
              <w:t xml:space="preserve">. </w:t>
            </w:r>
            <w:r w:rsidR="00ED2CA8" w:rsidRPr="00610C93">
              <w:rPr>
                <w:rFonts w:ascii="Aptos Narrow" w:hAnsi="Aptos Narrow"/>
                <w:color w:val="000000"/>
                <w:sz w:val="24"/>
                <w:szCs w:val="24"/>
              </w:rPr>
              <w:t xml:space="preserve">The detailed </w:t>
            </w:r>
            <w:r w:rsidR="00ED2CA8">
              <w:rPr>
                <w:rFonts w:ascii="Aptos Narrow" w:hAnsi="Aptos Narrow"/>
                <w:color w:val="000000"/>
                <w:sz w:val="24"/>
                <w:szCs w:val="24"/>
              </w:rPr>
              <w:t>Data Classifications</w:t>
            </w:r>
            <w:r w:rsidR="00ED2CA8" w:rsidRPr="00610C93">
              <w:rPr>
                <w:rFonts w:ascii="Aptos Narrow" w:hAnsi="Aptos Narrow"/>
                <w:color w:val="000000"/>
                <w:sz w:val="24"/>
                <w:szCs w:val="24"/>
              </w:rPr>
              <w:t xml:space="preserve"> and related </w:t>
            </w:r>
            <w:r w:rsidR="000F3527">
              <w:rPr>
                <w:rFonts w:ascii="Aptos Narrow" w:hAnsi="Aptos Narrow"/>
                <w:color w:val="000000"/>
                <w:sz w:val="24"/>
                <w:szCs w:val="24"/>
              </w:rPr>
              <w:t xml:space="preserve">metadata </w:t>
            </w:r>
            <w:r w:rsidR="00ED2CA8">
              <w:rPr>
                <w:rFonts w:ascii="Aptos Narrow" w:hAnsi="Aptos Narrow"/>
                <w:color w:val="000000"/>
                <w:sz w:val="24"/>
                <w:szCs w:val="24"/>
              </w:rPr>
              <w:t>are</w:t>
            </w:r>
            <w:r w:rsidR="00ED2CA8" w:rsidRPr="00610C93">
              <w:rPr>
                <w:rFonts w:ascii="Aptos Narrow" w:hAnsi="Aptos Narrow"/>
                <w:color w:val="000000"/>
                <w:sz w:val="24"/>
                <w:szCs w:val="24"/>
              </w:rPr>
              <w:t xml:space="preserve"> not being captured in a central </w:t>
            </w:r>
            <w:r w:rsidR="000F3527">
              <w:rPr>
                <w:rFonts w:ascii="Aptos Narrow" w:hAnsi="Aptos Narrow"/>
                <w:color w:val="000000"/>
                <w:sz w:val="24"/>
                <w:szCs w:val="24"/>
              </w:rPr>
              <w:t>repository</w:t>
            </w:r>
            <w:r w:rsidR="00144271">
              <w:rPr>
                <w:rFonts w:ascii="Aptos Narrow" w:hAnsi="Aptos Narrow"/>
                <w:color w:val="000000"/>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7886646" w14:textId="6801CC54" w:rsidR="00E4681A" w:rsidRDefault="00882157" w:rsidP="000F1E02">
            <w:pPr>
              <w:pStyle w:val="Tablebullet1"/>
              <w:numPr>
                <w:ilvl w:val="0"/>
                <w:numId w:val="0"/>
              </w:numPr>
              <w:rPr>
                <w:rFonts w:ascii="Aptos Narrow" w:hAnsi="Aptos Narrow"/>
                <w:sz w:val="24"/>
                <w:szCs w:val="24"/>
              </w:rPr>
            </w:pPr>
            <w:r w:rsidRPr="00882157">
              <w:rPr>
                <w:rFonts w:ascii="Aptos Narrow" w:hAnsi="Aptos Narrow"/>
                <w:color w:val="000000"/>
                <w:sz w:val="24"/>
                <w:szCs w:val="24"/>
              </w:rPr>
              <w:t>Data security, sensitivity and privacy classifications are tracked to the impacted policies, standards and information assets in a central metadata repository that is accessible to stakeholders to search, discover and identify impacts of data security, sensitivity and privacy classification modifications.</w:t>
            </w:r>
          </w:p>
          <w:p w14:paraId="0B108304" w14:textId="1F63602B" w:rsidR="00777ED4" w:rsidRPr="004742F0" w:rsidRDefault="00E4681A" w:rsidP="00605C87">
            <w:pPr>
              <w:pStyle w:val="Tablebullet1"/>
              <w:numPr>
                <w:ilvl w:val="0"/>
                <w:numId w:val="0"/>
              </w:numPr>
              <w:spacing w:before="240"/>
              <w:rPr>
                <w:rFonts w:ascii="Aptos Narrow" w:hAnsi="Aptos Narrow"/>
                <w:sz w:val="24"/>
                <w:szCs w:val="24"/>
              </w:rPr>
            </w:pPr>
            <w:r>
              <w:rPr>
                <w:rFonts w:ascii="Aptos Narrow" w:hAnsi="Aptos Narrow"/>
                <w:sz w:val="24"/>
                <w:szCs w:val="24"/>
              </w:rPr>
              <w:t>T</w:t>
            </w:r>
            <w:r w:rsidR="00251B67">
              <w:rPr>
                <w:rFonts w:ascii="Aptos Narrow" w:hAnsi="Aptos Narrow"/>
                <w:sz w:val="24"/>
                <w:szCs w:val="24"/>
              </w:rPr>
              <w:t xml:space="preserve">he </w:t>
            </w:r>
            <w:r w:rsidR="00A4681E">
              <w:rPr>
                <w:rFonts w:ascii="Aptos Narrow" w:hAnsi="Aptos Narrow"/>
                <w:sz w:val="24"/>
                <w:szCs w:val="24"/>
              </w:rPr>
              <w:t>SOPs</w:t>
            </w:r>
            <w:r w:rsidR="00251B67">
              <w:rPr>
                <w:rFonts w:ascii="Aptos Narrow" w:hAnsi="Aptos Narrow"/>
                <w:sz w:val="24"/>
                <w:szCs w:val="24"/>
              </w:rPr>
              <w:t xml:space="preserve"> </w:t>
            </w:r>
            <w:r w:rsidR="00C6341C">
              <w:rPr>
                <w:rFonts w:ascii="Aptos Narrow" w:hAnsi="Aptos Narrow"/>
                <w:sz w:val="24"/>
                <w:szCs w:val="24"/>
              </w:rPr>
              <w:t xml:space="preserve">have not been applied </w:t>
            </w:r>
            <w:r w:rsidR="00251B67">
              <w:rPr>
                <w:rFonts w:ascii="Aptos Narrow" w:hAnsi="Aptos Narrow"/>
                <w:sz w:val="24"/>
                <w:szCs w:val="24"/>
              </w:rPr>
              <w:t>and regula</w:t>
            </w:r>
            <w:r w:rsidR="0088054D">
              <w:rPr>
                <w:rFonts w:ascii="Aptos Narrow" w:hAnsi="Aptos Narrow"/>
                <w:sz w:val="24"/>
                <w:szCs w:val="24"/>
              </w:rPr>
              <w:t>r assessments have no</w:t>
            </w:r>
            <w:r w:rsidR="00A97DB2">
              <w:rPr>
                <w:rFonts w:ascii="Aptos Narrow" w:hAnsi="Aptos Narrow"/>
                <w:sz w:val="24"/>
                <w:szCs w:val="24"/>
              </w:rPr>
              <w:t>t</w:t>
            </w:r>
            <w:r w:rsidR="0088054D">
              <w:rPr>
                <w:rFonts w:ascii="Aptos Narrow" w:hAnsi="Aptos Narrow"/>
                <w:sz w:val="24"/>
                <w:szCs w:val="24"/>
              </w:rPr>
              <w:t xml:space="preserve">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FA207EC" w14:textId="77777777" w:rsidR="00F501EB" w:rsidRDefault="00777ED4" w:rsidP="00385A6E">
            <w:pPr>
              <w:pStyle w:val="Tablebullet1"/>
              <w:numPr>
                <w:ilvl w:val="0"/>
                <w:numId w:val="0"/>
              </w:numPr>
              <w:rPr>
                <w:rFonts w:ascii="Aptos Narrow" w:hAnsi="Aptos Narrow"/>
                <w:color w:val="000000"/>
                <w:sz w:val="24"/>
                <w:szCs w:val="24"/>
              </w:rPr>
            </w:pPr>
            <w:r w:rsidRPr="004742F0">
              <w:rPr>
                <w:rFonts w:ascii="Aptos Narrow" w:hAnsi="Aptos Narrow"/>
                <w:color w:val="000000"/>
                <w:sz w:val="24"/>
                <w:szCs w:val="24"/>
              </w:rPr>
              <w:t>SMA has established and applied the impacted assets</w:t>
            </w:r>
            <w:r w:rsidR="009A579F">
              <w:rPr>
                <w:rFonts w:ascii="Aptos Narrow" w:hAnsi="Aptos Narrow"/>
                <w:color w:val="000000"/>
                <w:sz w:val="24"/>
                <w:szCs w:val="24"/>
              </w:rPr>
              <w:t>’</w:t>
            </w:r>
            <w:r w:rsidRPr="004742F0">
              <w:rPr>
                <w:rFonts w:ascii="Aptos Narrow" w:hAnsi="Aptos Narrow"/>
                <w:color w:val="000000"/>
                <w:sz w:val="24"/>
                <w:szCs w:val="24"/>
              </w:rPr>
              <w:t xml:space="preserve"> Enterprise Data security, sensitivity &amp; privacy:</w:t>
            </w:r>
          </w:p>
          <w:p w14:paraId="5FE7E371" w14:textId="77777777" w:rsidR="00F501EB" w:rsidRPr="00F501EB" w:rsidRDefault="00777ED4">
            <w:pPr>
              <w:pStyle w:val="Tablebullet1"/>
              <w:numPr>
                <w:ilvl w:val="0"/>
                <w:numId w:val="35"/>
              </w:numPr>
              <w:ind w:left="346"/>
              <w:rPr>
                <w:rFonts w:ascii="Aptos Narrow" w:hAnsi="Aptos Narrow"/>
                <w:sz w:val="24"/>
                <w:szCs w:val="24"/>
              </w:rPr>
            </w:pPr>
            <w:r w:rsidRPr="004742F0">
              <w:rPr>
                <w:rFonts w:ascii="Aptos Narrow" w:hAnsi="Aptos Narrow"/>
                <w:color w:val="000000"/>
                <w:sz w:val="24"/>
                <w:szCs w:val="24"/>
              </w:rPr>
              <w:t>Outcomes &amp; Metrics</w:t>
            </w:r>
          </w:p>
          <w:p w14:paraId="149694F6" w14:textId="77777777" w:rsidR="00F501EB" w:rsidRPr="00F501EB" w:rsidRDefault="00777ED4">
            <w:pPr>
              <w:pStyle w:val="Tablebullet1"/>
              <w:numPr>
                <w:ilvl w:val="0"/>
                <w:numId w:val="35"/>
              </w:numPr>
              <w:ind w:left="346"/>
              <w:rPr>
                <w:rFonts w:ascii="Aptos Narrow" w:hAnsi="Aptos Narrow"/>
                <w:sz w:val="24"/>
                <w:szCs w:val="24"/>
              </w:rPr>
            </w:pPr>
            <w:r w:rsidRPr="004742F0">
              <w:rPr>
                <w:rFonts w:ascii="Aptos Narrow" w:hAnsi="Aptos Narrow"/>
                <w:color w:val="000000"/>
                <w:sz w:val="24"/>
                <w:szCs w:val="24"/>
              </w:rPr>
              <w:t>Processes &amp; procedures</w:t>
            </w:r>
          </w:p>
          <w:p w14:paraId="05AE65C7" w14:textId="77777777" w:rsidR="00F501EB" w:rsidRPr="00F501EB" w:rsidRDefault="00777ED4">
            <w:pPr>
              <w:pStyle w:val="Tablebullet1"/>
              <w:numPr>
                <w:ilvl w:val="0"/>
                <w:numId w:val="35"/>
              </w:numPr>
              <w:ind w:left="346"/>
              <w:rPr>
                <w:rFonts w:ascii="Aptos Narrow" w:hAnsi="Aptos Narrow"/>
                <w:sz w:val="24"/>
                <w:szCs w:val="24"/>
              </w:rPr>
            </w:pPr>
            <w:r w:rsidRPr="004742F0">
              <w:rPr>
                <w:rFonts w:ascii="Aptos Narrow" w:hAnsi="Aptos Narrow"/>
                <w:color w:val="000000"/>
                <w:sz w:val="24"/>
                <w:szCs w:val="24"/>
              </w:rPr>
              <w:t>Policies &amp; Standards</w:t>
            </w:r>
          </w:p>
          <w:p w14:paraId="1010A205" w14:textId="77777777" w:rsidR="00F501EB" w:rsidRPr="00F501EB" w:rsidRDefault="00777ED4">
            <w:pPr>
              <w:pStyle w:val="Tablebullet1"/>
              <w:numPr>
                <w:ilvl w:val="0"/>
                <w:numId w:val="35"/>
              </w:numPr>
              <w:ind w:left="346"/>
              <w:rPr>
                <w:rFonts w:ascii="Aptos Narrow" w:hAnsi="Aptos Narrow"/>
                <w:sz w:val="24"/>
                <w:szCs w:val="24"/>
              </w:rPr>
            </w:pPr>
            <w:r w:rsidRPr="004742F0">
              <w:rPr>
                <w:rFonts w:ascii="Aptos Narrow" w:hAnsi="Aptos Narrow"/>
                <w:color w:val="000000"/>
                <w:sz w:val="24"/>
                <w:szCs w:val="24"/>
              </w:rPr>
              <w:t>Metadata requirements</w:t>
            </w:r>
          </w:p>
          <w:p w14:paraId="21231EB6" w14:textId="2837126C" w:rsidR="00F501EB" w:rsidRPr="00F501EB" w:rsidRDefault="00777ED4">
            <w:pPr>
              <w:pStyle w:val="Tablebullet1"/>
              <w:numPr>
                <w:ilvl w:val="0"/>
                <w:numId w:val="35"/>
              </w:numPr>
              <w:ind w:left="346"/>
              <w:rPr>
                <w:rFonts w:ascii="Aptos Narrow" w:hAnsi="Aptos Narrow"/>
                <w:sz w:val="24"/>
                <w:szCs w:val="24"/>
              </w:rPr>
            </w:pPr>
            <w:r w:rsidRPr="004742F0">
              <w:rPr>
                <w:rFonts w:ascii="Aptos Narrow" w:hAnsi="Aptos Narrow"/>
                <w:color w:val="000000"/>
                <w:sz w:val="24"/>
                <w:szCs w:val="24"/>
              </w:rPr>
              <w:t>Technology</w:t>
            </w:r>
          </w:p>
          <w:p w14:paraId="137EDF23" w14:textId="24350590" w:rsidR="00777ED4" w:rsidRPr="004742F0" w:rsidRDefault="00777ED4" w:rsidP="00F501EB">
            <w:pPr>
              <w:pStyle w:val="Tablebullet1"/>
              <w:numPr>
                <w:ilvl w:val="0"/>
                <w:numId w:val="0"/>
              </w:numPr>
              <w:spacing w:before="240"/>
              <w:ind w:left="-14"/>
              <w:rPr>
                <w:rFonts w:ascii="Aptos Narrow" w:hAnsi="Aptos Narrow"/>
                <w:sz w:val="24"/>
                <w:szCs w:val="24"/>
              </w:rPr>
            </w:pPr>
            <w:r w:rsidRPr="004742F0">
              <w:rPr>
                <w:rFonts w:ascii="Aptos Narrow" w:hAnsi="Aptos Narrow"/>
                <w:color w:val="000000"/>
                <w:sz w:val="24"/>
                <w:szCs w:val="24"/>
              </w:rPr>
              <w:t xml:space="preserve">SMA performs regular SS-A assessments for 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w:t>
            </w:r>
          </w:p>
        </w:tc>
      </w:tr>
      <w:tr w:rsidR="00777ED4" w:rsidRPr="005703D5" w14:paraId="25FF91A4" w14:textId="77777777" w:rsidTr="004F5EC6">
        <w:trPr>
          <w:cantSplit/>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5172AEC" w14:textId="5115AAFF" w:rsidR="00923D87" w:rsidRDefault="00923D87" w:rsidP="00F42950">
            <w:pPr>
              <w:pStyle w:val="TableText"/>
              <w:rPr>
                <w:rFonts w:ascii="Aptos Narrow" w:hAnsi="Aptos Narrow"/>
                <w:b/>
                <w:sz w:val="24"/>
                <w:szCs w:val="24"/>
              </w:rPr>
            </w:pPr>
            <w:r>
              <w:rPr>
                <w:rFonts w:ascii="Aptos Narrow" w:hAnsi="Aptos Narrow"/>
                <w:b/>
                <w:sz w:val="24"/>
                <w:szCs w:val="24"/>
              </w:rPr>
              <w:lastRenderedPageBreak/>
              <w:t>Suggested Documentation</w:t>
            </w:r>
          </w:p>
          <w:p w14:paraId="0BCF9246" w14:textId="2F9F70DC" w:rsidR="00923D87" w:rsidRDefault="00C852E2" w:rsidP="00D8224C">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52B4E63" w14:textId="0BEFE480" w:rsidR="00777ED4" w:rsidRPr="004742F0" w:rsidRDefault="00777ED4" w:rsidP="00A9652A">
            <w:pPr>
              <w:pStyle w:val="Tablebullet1"/>
              <w:numPr>
                <w:ilvl w:val="0"/>
                <w:numId w:val="0"/>
              </w:numPr>
              <w:ind w:left="360" w:hanging="360"/>
              <w:rPr>
                <w:sz w:val="24"/>
                <w:szCs w:val="24"/>
              </w:rPr>
            </w:pPr>
            <w:r w:rsidRPr="004742F0">
              <w:rPr>
                <w:sz w:val="24"/>
                <w:szCs w:val="24"/>
              </w:rPr>
              <w:t>N/A</w:t>
            </w:r>
            <w:r w:rsidR="001E4566" w:rsidRPr="004742F0">
              <w:rPr>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96B0654" w14:textId="19CDAC68"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Data Security and Privacy Requirements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CFB34EA" w14:textId="77777777" w:rsidR="00777ED4" w:rsidRPr="006214E0" w:rsidRDefault="00777ED4" w:rsidP="00F42950">
            <w:pPr>
              <w:pStyle w:val="Tablebullet1"/>
              <w:rPr>
                <w:rFonts w:ascii="Aptos Narrow" w:hAnsi="Aptos Narrow"/>
                <w:sz w:val="24"/>
                <w:szCs w:val="24"/>
              </w:rPr>
            </w:pPr>
            <w:r w:rsidRPr="004742F0">
              <w:rPr>
                <w:rFonts w:ascii="Aptos Narrow" w:hAnsi="Aptos Narrow"/>
                <w:color w:val="000000"/>
                <w:sz w:val="24"/>
                <w:szCs w:val="24"/>
              </w:rPr>
              <w:t>Physical Data Dictionary</w:t>
            </w:r>
          </w:p>
          <w:p w14:paraId="79DEA099" w14:textId="1F892BCD" w:rsidR="00777ED4" w:rsidRPr="004742F0" w:rsidRDefault="006214E0" w:rsidP="00F42950">
            <w:pPr>
              <w:pStyle w:val="Tablebullet1"/>
              <w:rPr>
                <w:rFonts w:ascii="Aptos Narrow" w:hAnsi="Aptos Narrow"/>
                <w:sz w:val="24"/>
                <w:szCs w:val="24"/>
              </w:rPr>
            </w:pPr>
            <w:r>
              <w:rPr>
                <w:rFonts w:ascii="Aptos Narrow" w:hAnsi="Aptos Narrow"/>
                <w:color w:val="000000"/>
                <w:sz w:val="24"/>
                <w:szCs w:val="24"/>
              </w:rPr>
              <w:t>Data Handling Procedures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CC416D9" w14:textId="39212921" w:rsidR="00777ED4" w:rsidRPr="004742F0" w:rsidRDefault="00E013DF" w:rsidP="00F42950">
            <w:pPr>
              <w:pStyle w:val="Tablebullet1"/>
              <w:rPr>
                <w:rFonts w:ascii="Aptos Narrow" w:hAnsi="Aptos Narrow"/>
                <w:sz w:val="24"/>
                <w:szCs w:val="24"/>
              </w:rPr>
            </w:pPr>
            <w:r w:rsidRPr="004742F0">
              <w:rPr>
                <w:rFonts w:ascii="Aptos Narrow" w:hAnsi="Aptos Narrow"/>
                <w:color w:val="000000"/>
                <w:sz w:val="24"/>
                <w:szCs w:val="24"/>
              </w:rPr>
              <w:t xml:space="preserve">Data Classification  </w:t>
            </w:r>
            <w:r w:rsidR="00777ED4" w:rsidRPr="004742F0">
              <w:rPr>
                <w:rFonts w:ascii="Aptos Narrow" w:hAnsi="Aptos Narrow"/>
                <w:color w:val="000000"/>
                <w:sz w:val="24"/>
                <w:szCs w:val="24"/>
              </w:rPr>
              <w:t xml:space="preserve"> Metadata Repository Screenshots</w:t>
            </w:r>
          </w:p>
          <w:p w14:paraId="39AD7A0B" w14:textId="053A7D66" w:rsidR="00777ED4" w:rsidRPr="004742F0" w:rsidRDefault="00666E45" w:rsidP="00F42950">
            <w:pPr>
              <w:pStyle w:val="Tablebullet1"/>
              <w:rPr>
                <w:rFonts w:ascii="Aptos Narrow" w:hAnsi="Aptos Narrow"/>
                <w:sz w:val="24"/>
                <w:szCs w:val="24"/>
              </w:rPr>
            </w:pPr>
            <w:r w:rsidRPr="004742F0">
              <w:rPr>
                <w:rFonts w:ascii="Aptos Narrow" w:hAnsi="Aptos Narrow"/>
                <w:color w:val="000000"/>
                <w:sz w:val="24"/>
                <w:szCs w:val="24"/>
              </w:rPr>
              <w:t xml:space="preserve">Data Classification  </w:t>
            </w:r>
            <w:r w:rsidR="00777ED4" w:rsidRPr="004742F0">
              <w:rPr>
                <w:rFonts w:ascii="Aptos Narrow" w:hAnsi="Aptos Narrow"/>
                <w:color w:val="000000"/>
                <w:sz w:val="24"/>
                <w:szCs w:val="24"/>
              </w:rPr>
              <w:t>Metamodel</w:t>
            </w:r>
          </w:p>
          <w:p w14:paraId="4F2FD189" w14:textId="4C1B937C" w:rsidR="00777ED4" w:rsidRPr="004742F0" w:rsidRDefault="00E013DF" w:rsidP="00F42950">
            <w:pPr>
              <w:pStyle w:val="Tablebullet1"/>
              <w:rPr>
                <w:rFonts w:ascii="Aptos Narrow" w:hAnsi="Aptos Narrow"/>
                <w:sz w:val="24"/>
                <w:szCs w:val="24"/>
              </w:rPr>
            </w:pPr>
            <w:r w:rsidRPr="004742F0">
              <w:rPr>
                <w:rFonts w:ascii="Aptos Narrow" w:hAnsi="Aptos Narrow"/>
                <w:color w:val="000000"/>
                <w:sz w:val="24"/>
                <w:szCs w:val="24"/>
              </w:rPr>
              <w:t xml:space="preserve">Data Classification  </w:t>
            </w:r>
            <w:r>
              <w:rPr>
                <w:rFonts w:ascii="Aptos Narrow" w:hAnsi="Aptos Narrow"/>
                <w:color w:val="000000"/>
                <w:sz w:val="24"/>
                <w:szCs w:val="24"/>
              </w:rPr>
              <w:t xml:space="preserve"> </w:t>
            </w:r>
            <w:r w:rsidR="00777ED4" w:rsidRPr="004742F0">
              <w:rPr>
                <w:rFonts w:ascii="Aptos Narrow" w:hAnsi="Aptos Narrow"/>
                <w:color w:val="000000"/>
                <w:sz w:val="24"/>
                <w:szCs w:val="24"/>
              </w:rPr>
              <w:t>Metadata Repository Operating Model</w:t>
            </w:r>
          </w:p>
          <w:p w14:paraId="788650EE" w14:textId="77777777"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Data Classification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C67570" w14:textId="759AF6CA" w:rsidR="00F41278" w:rsidRPr="00F41278" w:rsidRDefault="00F41278" w:rsidP="00F42950">
            <w:pPr>
              <w:pStyle w:val="Tablebullet1"/>
              <w:rPr>
                <w:rFonts w:ascii="Aptos Narrow" w:hAnsi="Aptos Narrow"/>
                <w:sz w:val="24"/>
                <w:szCs w:val="24"/>
              </w:rPr>
            </w:pPr>
            <w:r>
              <w:rPr>
                <w:rFonts w:ascii="Aptos Narrow" w:hAnsi="Aptos Narrow"/>
                <w:color w:val="000000"/>
                <w:sz w:val="24"/>
                <w:szCs w:val="24"/>
              </w:rPr>
              <w:t>Data Security and Privacy Policy</w:t>
            </w:r>
          </w:p>
          <w:p w14:paraId="53DBA455" w14:textId="790068EE"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 Process Diagram</w:t>
            </w:r>
          </w:p>
          <w:p w14:paraId="2C3C440C" w14:textId="6C385F9D"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 </w:t>
            </w:r>
            <w:r w:rsidR="00A4681E">
              <w:rPr>
                <w:rFonts w:ascii="Aptos Narrow" w:hAnsi="Aptos Narrow"/>
                <w:color w:val="000000"/>
                <w:sz w:val="24"/>
                <w:szCs w:val="24"/>
              </w:rPr>
              <w:t>SOP</w:t>
            </w:r>
          </w:p>
          <w:p w14:paraId="1F0B3ACE" w14:textId="7F30369F"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 Standard Documentation</w:t>
            </w:r>
          </w:p>
          <w:p w14:paraId="0CDBBE64" w14:textId="61406286"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 Metadata Requirements</w:t>
            </w:r>
          </w:p>
          <w:p w14:paraId="6523B5BA" w14:textId="2C425EAA" w:rsidR="00777ED4" w:rsidRPr="004742F0" w:rsidRDefault="00BF14BF" w:rsidP="00F42950">
            <w:pPr>
              <w:pStyle w:val="Tablebullet1"/>
              <w:rPr>
                <w:rFonts w:ascii="Aptos Narrow" w:hAnsi="Aptos Narrow"/>
                <w:sz w:val="24"/>
                <w:szCs w:val="24"/>
              </w:rPr>
            </w:pPr>
            <w:r>
              <w:rPr>
                <w:rFonts w:ascii="Aptos Narrow" w:hAnsi="Aptos Narrow"/>
                <w:color w:val="000000"/>
                <w:sz w:val="24"/>
                <w:szCs w:val="24"/>
              </w:rPr>
              <w:t xml:space="preserve">Previous </w:t>
            </w:r>
            <w:r w:rsidR="00777ED4"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00777ED4" w:rsidRPr="004742F0">
              <w:rPr>
                <w:rFonts w:ascii="Aptos Narrow" w:hAnsi="Aptos Narrow"/>
                <w:color w:val="000000"/>
                <w:sz w:val="24"/>
                <w:szCs w:val="24"/>
              </w:rPr>
              <w:t xml:space="preserve"> &amp; privacy MITA </w:t>
            </w:r>
            <w:r w:rsidR="009C56A0">
              <w:rPr>
                <w:rFonts w:ascii="Aptos Narrow" w:hAnsi="Aptos Narrow"/>
                <w:color w:val="000000"/>
                <w:sz w:val="24"/>
                <w:szCs w:val="24"/>
              </w:rPr>
              <w:t>Maturity Profile</w:t>
            </w:r>
          </w:p>
        </w:tc>
      </w:tr>
    </w:tbl>
    <w:p w14:paraId="081E8198" w14:textId="77777777" w:rsidR="00D8224C" w:rsidRDefault="00D8224C">
      <w:r>
        <w:br w:type="page"/>
      </w:r>
    </w:p>
    <w:p w14:paraId="3366686C" w14:textId="4BE49469" w:rsidR="00777ED4" w:rsidRPr="000267DC" w:rsidRDefault="00777ED4" w:rsidP="00777ED4">
      <w:pPr>
        <w:pStyle w:val="Heading2"/>
      </w:pPr>
      <w:bookmarkStart w:id="28" w:name="_Toc230872730"/>
      <w:r>
        <w:lastRenderedPageBreak/>
        <w:t xml:space="preserve">Table </w:t>
      </w:r>
      <w:r w:rsidR="00463893">
        <w:t>22: A</w:t>
      </w:r>
      <w:r w:rsidRPr="000267DC">
        <w:t>spect</w:t>
      </w:r>
      <w:r>
        <w:t xml:space="preserve"> </w:t>
      </w:r>
      <w:r w:rsidR="00815549">
        <w:t>–</w:t>
      </w:r>
      <w:r w:rsidRPr="000267DC">
        <w:t xml:space="preserve"> Information </w:t>
      </w:r>
      <w:r w:rsidR="00D234FA">
        <w:t>Quality</w:t>
      </w:r>
      <w:bookmarkEnd w:id="28"/>
    </w:p>
    <w:p w14:paraId="087E23E8" w14:textId="0DEEB661" w:rsidR="00917354" w:rsidRPr="00917354" w:rsidRDefault="00917354" w:rsidP="00917354">
      <w:pPr>
        <w:rPr>
          <w:rFonts w:ascii="Aptos Narrow" w:eastAsia="Times New Roman" w:hAnsi="Aptos Narrow" w:cs="Times New Roman"/>
          <w:i/>
          <w:iCs/>
          <w:color w:val="000000"/>
          <w:kern w:val="0"/>
          <w14:ligatures w14:val="none"/>
        </w:rPr>
      </w:pPr>
      <w:r w:rsidRPr="00917354">
        <w:rPr>
          <w:rFonts w:ascii="Aptos Narrow" w:eastAsia="Times New Roman" w:hAnsi="Aptos Narrow" w:cs="Times New Roman"/>
          <w:i/>
          <w:iCs/>
          <w:color w:val="000000"/>
          <w:kern w:val="0"/>
          <w14:ligatures w14:val="none"/>
        </w:rPr>
        <w:t>Does the information used to support this capability have documented data quality rules and measures that are accessible to stakeholders and help ensure that the information is fit for use?</w:t>
      </w:r>
    </w:p>
    <w:tbl>
      <w:tblPr>
        <w:tblW w:w="5409" w:type="pct"/>
        <w:tblLayout w:type="fixed"/>
        <w:tblCellMar>
          <w:left w:w="14" w:type="dxa"/>
          <w:right w:w="14" w:type="dxa"/>
        </w:tblCellMar>
        <w:tblLook w:val="0420" w:firstRow="1" w:lastRow="0" w:firstColumn="0" w:lastColumn="0" w:noHBand="0" w:noVBand="1"/>
        <w:tblCaption w:val="Table 22: Aspect – Information Quality"/>
        <w:tblDescription w:val="Table 22 provides five levels of maturity criteria and suggested documentation for the aspect – Information Quality, within the Information Architecture (IA) Maturity Criteria."/>
      </w:tblPr>
      <w:tblGrid>
        <w:gridCol w:w="1699"/>
        <w:gridCol w:w="2462"/>
        <w:gridCol w:w="2462"/>
        <w:gridCol w:w="2462"/>
        <w:gridCol w:w="2462"/>
        <w:gridCol w:w="2462"/>
      </w:tblGrid>
      <w:tr w:rsidR="00777ED4" w:rsidRPr="000D78CE" w14:paraId="758DD46E" w14:textId="77777777" w:rsidTr="00130AAB">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F86949" w14:textId="78BDCB31"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4EBDC40" w14:textId="540032B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C4AEDFE" w14:textId="73FBB48C"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98E4B1" w14:textId="1A4A64FC"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8A35B6" w14:textId="3310D06B"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78C0EC" w14:textId="7F867150"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5: Optimized</w:t>
            </w:r>
          </w:p>
        </w:tc>
      </w:tr>
      <w:tr w:rsidR="00777ED4" w:rsidRPr="000D78CE" w14:paraId="2BCC6C7D" w14:textId="77777777" w:rsidTr="00130AAB">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D1B70BA" w14:textId="4ECAB1D9" w:rsidR="00777ED4" w:rsidRPr="00610C93" w:rsidRDefault="00E13E19" w:rsidP="00F42950">
            <w:pPr>
              <w:pStyle w:val="TableText"/>
              <w:keepNext/>
              <w:keepLines/>
              <w:rPr>
                <w:rFonts w:ascii="Aptos Narrow" w:hAnsi="Aptos Narrow"/>
                <w:b/>
                <w:sz w:val="24"/>
                <w:szCs w:val="24"/>
              </w:rPr>
            </w:pPr>
            <w:r w:rsidRPr="00610C93">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0C077A6" w14:textId="751AD241" w:rsidR="00777ED4" w:rsidRPr="00610C93" w:rsidRDefault="00D234FA" w:rsidP="000070DB">
            <w:pPr>
              <w:rPr>
                <w:rFonts w:ascii="Aptos Narrow" w:hAnsi="Aptos Narrow"/>
                <w:color w:val="000000"/>
              </w:rPr>
            </w:pPr>
            <w:r>
              <w:rPr>
                <w:rFonts w:ascii="Aptos Narrow" w:hAnsi="Aptos Narrow"/>
                <w:color w:val="000000"/>
              </w:rPr>
              <w:t>Data quality rules have not been developed for the information asset.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2BADA3E" w14:textId="266DA6F3" w:rsidR="00777ED4" w:rsidRPr="00610C93" w:rsidRDefault="00534C64" w:rsidP="00F42950">
            <w:pPr>
              <w:pStyle w:val="TableText"/>
              <w:rPr>
                <w:rFonts w:ascii="Aptos Narrow" w:hAnsi="Aptos Narrow"/>
                <w:color w:val="000000"/>
                <w:sz w:val="24"/>
                <w:szCs w:val="24"/>
              </w:rPr>
            </w:pPr>
            <w:r w:rsidRPr="00534C64">
              <w:rPr>
                <w:rFonts w:ascii="Aptos Narrow" w:hAnsi="Aptos Narrow"/>
                <w:color w:val="000000"/>
                <w:sz w:val="24"/>
                <w:szCs w:val="24"/>
              </w:rPr>
              <w:t>Data quality rules have been developed and documented for the information asset and is accessible by stakeholders</w:t>
            </w:r>
            <w:r w:rsidR="00075EA1">
              <w:rPr>
                <w:rFonts w:ascii="Aptos Narrow" w:hAnsi="Aptos Narrow"/>
                <w:color w:val="000000"/>
                <w:sz w:val="24"/>
                <w:szCs w:val="24"/>
              </w:rPr>
              <w:t xml:space="preserve">, but is not implemented or </w:t>
            </w:r>
            <w:r w:rsidR="00220729">
              <w:rPr>
                <w:rFonts w:ascii="Aptos Narrow" w:hAnsi="Aptos Narrow"/>
                <w:color w:val="000000"/>
                <w:sz w:val="24"/>
                <w:szCs w:val="24"/>
              </w:rPr>
              <w:t>results tracked</w:t>
            </w:r>
            <w:r w:rsidRPr="00534C64">
              <w:rPr>
                <w:rFonts w:ascii="Aptos Narrow" w:hAnsi="Aptos Narrow"/>
                <w:color w:val="000000"/>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8C04C58" w14:textId="1B1E4B9A" w:rsidR="00E4681A" w:rsidRDefault="00534C64" w:rsidP="00F42950">
            <w:pPr>
              <w:pStyle w:val="TableText"/>
              <w:rPr>
                <w:rFonts w:ascii="Aptos Narrow" w:hAnsi="Aptos Narrow"/>
                <w:color w:val="000000"/>
                <w:sz w:val="24"/>
                <w:szCs w:val="24"/>
              </w:rPr>
            </w:pPr>
            <w:r w:rsidRPr="00534C64">
              <w:rPr>
                <w:rFonts w:ascii="Aptos Narrow" w:hAnsi="Aptos Narrow"/>
                <w:color w:val="000000"/>
                <w:sz w:val="24"/>
                <w:szCs w:val="24"/>
              </w:rPr>
              <w:t xml:space="preserve">Data quality rules have been implemented for the information assets, is applied as the information as it moves across the enterprise, and results </w:t>
            </w:r>
            <w:r w:rsidR="00220729">
              <w:rPr>
                <w:rFonts w:ascii="Aptos Narrow" w:hAnsi="Aptos Narrow"/>
                <w:color w:val="000000"/>
                <w:sz w:val="24"/>
                <w:szCs w:val="24"/>
              </w:rPr>
              <w:t>tracked</w:t>
            </w:r>
            <w:r w:rsidRPr="00534C64">
              <w:rPr>
                <w:rFonts w:ascii="Aptos Narrow" w:hAnsi="Aptos Narrow"/>
                <w:color w:val="000000"/>
                <w:sz w:val="24"/>
                <w:szCs w:val="24"/>
              </w:rPr>
              <w:t xml:space="preserve"> and made available to key stakeholders.</w:t>
            </w:r>
          </w:p>
          <w:p w14:paraId="05536C8C" w14:textId="536159D6" w:rsidR="00777ED4" w:rsidRPr="00610C93" w:rsidRDefault="00E4681A" w:rsidP="000070DB">
            <w:pPr>
              <w:pStyle w:val="TableText"/>
              <w:spacing w:before="240"/>
              <w:rPr>
                <w:rFonts w:ascii="Aptos Narrow" w:hAnsi="Aptos Narrow"/>
                <w:sz w:val="24"/>
                <w:szCs w:val="24"/>
              </w:rPr>
            </w:pPr>
            <w:r>
              <w:rPr>
                <w:rFonts w:ascii="Aptos Narrow" w:hAnsi="Aptos Narrow"/>
                <w:color w:val="000000"/>
                <w:sz w:val="24"/>
                <w:szCs w:val="24"/>
              </w:rPr>
              <w:t>D</w:t>
            </w:r>
            <w:r w:rsidR="00073A0F">
              <w:rPr>
                <w:rFonts w:ascii="Aptos Narrow" w:hAnsi="Aptos Narrow"/>
                <w:color w:val="000000"/>
                <w:sz w:val="24"/>
                <w:szCs w:val="24"/>
              </w:rPr>
              <w:t>ata quality rules are not aligned to T-MSIS o</w:t>
            </w:r>
            <w:r w:rsidR="00F95DCB">
              <w:rPr>
                <w:rFonts w:ascii="Aptos Narrow" w:hAnsi="Aptos Narrow"/>
                <w:color w:val="000000"/>
                <w:sz w:val="24"/>
                <w:szCs w:val="24"/>
              </w:rPr>
              <w:t>r tracked in a central repository.</w:t>
            </w:r>
            <w:r w:rsidR="00BF5C83">
              <w:rPr>
                <w:rFonts w:ascii="Aptos Narrow" w:hAnsi="Aptos Narrow"/>
                <w:color w:val="000000"/>
                <w:sz w:val="24"/>
                <w:szCs w:val="24"/>
              </w:rPr>
              <w:t xml:space="preserve"> Data quality reports are ad-hoc if </w:t>
            </w:r>
            <w:r w:rsidR="00C546B4">
              <w:rPr>
                <w:rFonts w:ascii="Aptos Narrow" w:hAnsi="Aptos Narrow"/>
                <w:color w:val="000000"/>
                <w:sz w:val="24"/>
                <w:szCs w:val="24"/>
              </w:rPr>
              <w:t>produced at all.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5F23FAE" w14:textId="580ECCC2" w:rsidR="00C6341C" w:rsidRPr="000070DB" w:rsidRDefault="00534C64" w:rsidP="00F42950">
            <w:pPr>
              <w:pStyle w:val="TableText"/>
              <w:rPr>
                <w:rFonts w:ascii="Aptos Narrow" w:hAnsi="Aptos Narrow"/>
                <w:color w:val="000000"/>
                <w:sz w:val="24"/>
                <w:szCs w:val="24"/>
              </w:rPr>
            </w:pPr>
            <w:r w:rsidRPr="00534C64">
              <w:rPr>
                <w:rFonts w:ascii="Aptos Narrow" w:hAnsi="Aptos Narrow"/>
                <w:color w:val="000000"/>
                <w:sz w:val="24"/>
                <w:szCs w:val="24"/>
              </w:rPr>
              <w:t>Data quality rules have been aligned to related T-MSIS rules, data anomalies and issues documented and tracked to the related information assets in a central repository. Data quality measures, standards and thresholds have been defined and included on data quality reports that are produced regularly.</w:t>
            </w:r>
          </w:p>
          <w:p w14:paraId="6C77E4CA" w14:textId="316D0EF1" w:rsidR="00777ED4" w:rsidRPr="00610C93" w:rsidRDefault="00E4681A" w:rsidP="000070DB">
            <w:pPr>
              <w:pStyle w:val="TableText"/>
              <w:spacing w:before="240"/>
              <w:rPr>
                <w:rFonts w:ascii="Aptos Narrow" w:hAnsi="Aptos Narrow"/>
                <w:sz w:val="24"/>
                <w:szCs w:val="24"/>
              </w:rPr>
            </w:pPr>
            <w:r>
              <w:rPr>
                <w:rFonts w:ascii="Aptos Narrow" w:hAnsi="Aptos Narrow"/>
                <w:sz w:val="24"/>
                <w:szCs w:val="24"/>
              </w:rPr>
              <w:t>T</w:t>
            </w:r>
            <w:r w:rsidR="00C6341C">
              <w:rPr>
                <w:rFonts w:ascii="Aptos Narrow" w:hAnsi="Aptos Narrow"/>
                <w:sz w:val="24"/>
                <w:szCs w:val="24"/>
              </w:rPr>
              <w:t xml:space="preserve">he </w:t>
            </w:r>
            <w:r w:rsidR="00A4681E">
              <w:rPr>
                <w:rFonts w:ascii="Aptos Narrow" w:hAnsi="Aptos Narrow"/>
                <w:sz w:val="24"/>
                <w:szCs w:val="24"/>
              </w:rPr>
              <w:t>SOP</w:t>
            </w:r>
            <w:r w:rsidR="00C6341C">
              <w:rPr>
                <w:rFonts w:ascii="Aptos Narrow" w:hAnsi="Aptos Narrow"/>
                <w:sz w:val="24"/>
                <w:szCs w:val="24"/>
              </w:rPr>
              <w:t xml:space="preserv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56EAAE5" w14:textId="77777777" w:rsidR="000070DB" w:rsidRDefault="00062CB4" w:rsidP="00F42950">
            <w:pPr>
              <w:pStyle w:val="TableText"/>
              <w:rPr>
                <w:rFonts w:ascii="Aptos Narrow" w:hAnsi="Aptos Narrow"/>
                <w:color w:val="000000"/>
                <w:sz w:val="24"/>
                <w:szCs w:val="24"/>
              </w:rPr>
            </w:pPr>
            <w:r w:rsidRPr="00062CB4">
              <w:rPr>
                <w:rFonts w:ascii="Aptos Narrow" w:hAnsi="Aptos Narrow"/>
                <w:color w:val="000000"/>
                <w:sz w:val="24"/>
                <w:szCs w:val="24"/>
              </w:rPr>
              <w:t>The quality of the information asset adheres to Enterprise Data Quality</w:t>
            </w:r>
          </w:p>
          <w:p w14:paraId="586979DC" w14:textId="77777777" w:rsidR="000070DB" w:rsidRDefault="00744DE8">
            <w:pPr>
              <w:pStyle w:val="TableText"/>
              <w:numPr>
                <w:ilvl w:val="1"/>
                <w:numId w:val="44"/>
              </w:numPr>
              <w:ind w:left="346"/>
              <w:rPr>
                <w:rFonts w:ascii="Aptos Narrow" w:hAnsi="Aptos Narrow"/>
                <w:color w:val="000000"/>
                <w:sz w:val="24"/>
                <w:szCs w:val="24"/>
              </w:rPr>
            </w:pPr>
            <w:r w:rsidRPr="004742F0">
              <w:rPr>
                <w:rFonts w:ascii="Aptos Narrow" w:hAnsi="Aptos Narrow"/>
                <w:color w:val="000000"/>
                <w:sz w:val="24"/>
                <w:szCs w:val="24"/>
              </w:rPr>
              <w:t>Outcomes &amp; Metrics</w:t>
            </w:r>
          </w:p>
          <w:p w14:paraId="2EF3D44D" w14:textId="77777777" w:rsidR="000070DB" w:rsidRDefault="00744DE8">
            <w:pPr>
              <w:pStyle w:val="TableText"/>
              <w:numPr>
                <w:ilvl w:val="1"/>
                <w:numId w:val="44"/>
              </w:numPr>
              <w:ind w:left="346"/>
              <w:rPr>
                <w:rFonts w:ascii="Aptos Narrow" w:hAnsi="Aptos Narrow"/>
                <w:color w:val="000000"/>
                <w:sz w:val="24"/>
                <w:szCs w:val="24"/>
              </w:rPr>
            </w:pPr>
            <w:r w:rsidRPr="004742F0">
              <w:rPr>
                <w:rFonts w:ascii="Aptos Narrow" w:hAnsi="Aptos Narrow"/>
                <w:color w:val="000000"/>
                <w:sz w:val="24"/>
                <w:szCs w:val="24"/>
              </w:rPr>
              <w:t>Processes &amp;</w:t>
            </w:r>
            <w:r w:rsidR="00062CB4" w:rsidRPr="00062CB4">
              <w:rPr>
                <w:rFonts w:ascii="Aptos Narrow" w:hAnsi="Aptos Narrow"/>
                <w:color w:val="000000"/>
                <w:sz w:val="24"/>
                <w:szCs w:val="24"/>
              </w:rPr>
              <w:t xml:space="preserve"> procedures</w:t>
            </w:r>
          </w:p>
          <w:p w14:paraId="41947D8A" w14:textId="77777777" w:rsidR="000070DB" w:rsidRDefault="00744DE8">
            <w:pPr>
              <w:pStyle w:val="TableText"/>
              <w:numPr>
                <w:ilvl w:val="1"/>
                <w:numId w:val="44"/>
              </w:numPr>
              <w:ind w:left="346"/>
              <w:rPr>
                <w:rFonts w:ascii="Aptos Narrow" w:hAnsi="Aptos Narrow"/>
                <w:color w:val="000000"/>
                <w:sz w:val="24"/>
                <w:szCs w:val="24"/>
              </w:rPr>
            </w:pPr>
            <w:r w:rsidRPr="004742F0">
              <w:rPr>
                <w:rFonts w:ascii="Aptos Narrow" w:hAnsi="Aptos Narrow"/>
                <w:color w:val="000000"/>
                <w:sz w:val="24"/>
                <w:szCs w:val="24"/>
              </w:rPr>
              <w:t>Policies &amp; Standards</w:t>
            </w:r>
          </w:p>
          <w:p w14:paraId="643E7A3E" w14:textId="77777777" w:rsidR="000070DB" w:rsidRDefault="00744DE8">
            <w:pPr>
              <w:pStyle w:val="TableText"/>
              <w:numPr>
                <w:ilvl w:val="1"/>
                <w:numId w:val="44"/>
              </w:numPr>
              <w:ind w:left="346"/>
              <w:rPr>
                <w:rFonts w:ascii="Aptos Narrow" w:hAnsi="Aptos Narrow"/>
                <w:color w:val="000000"/>
                <w:sz w:val="24"/>
                <w:szCs w:val="24"/>
              </w:rPr>
            </w:pPr>
            <w:r w:rsidRPr="004742F0">
              <w:rPr>
                <w:rFonts w:ascii="Aptos Narrow" w:hAnsi="Aptos Narrow"/>
                <w:color w:val="000000"/>
                <w:sz w:val="24"/>
                <w:szCs w:val="24"/>
              </w:rPr>
              <w:t>Metadata requirements</w:t>
            </w:r>
          </w:p>
          <w:p w14:paraId="25F3ACC6" w14:textId="510C69AA" w:rsidR="00744DE8" w:rsidRDefault="00744DE8">
            <w:pPr>
              <w:pStyle w:val="TableText"/>
              <w:numPr>
                <w:ilvl w:val="1"/>
                <w:numId w:val="44"/>
              </w:numPr>
              <w:ind w:left="346"/>
              <w:rPr>
                <w:rFonts w:ascii="Aptos Narrow" w:hAnsi="Aptos Narrow"/>
                <w:color w:val="000000"/>
                <w:sz w:val="24"/>
                <w:szCs w:val="24"/>
              </w:rPr>
            </w:pPr>
            <w:r w:rsidRPr="004742F0">
              <w:rPr>
                <w:rFonts w:ascii="Aptos Narrow" w:hAnsi="Aptos Narrow"/>
                <w:color w:val="000000"/>
                <w:sz w:val="24"/>
                <w:szCs w:val="24"/>
              </w:rPr>
              <w:t>Technology</w:t>
            </w:r>
          </w:p>
          <w:p w14:paraId="4E91007C" w14:textId="422E5C66" w:rsidR="00777ED4" w:rsidRPr="00610C93" w:rsidRDefault="00744DE8"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00062CB4" w:rsidRPr="00062CB4">
              <w:rPr>
                <w:rFonts w:ascii="Aptos Narrow" w:hAnsi="Aptos Narrow"/>
                <w:color w:val="000000"/>
                <w:sz w:val="24"/>
                <w:szCs w:val="24"/>
              </w:rPr>
              <w:t>assess</w:t>
            </w:r>
            <w:r>
              <w:rPr>
                <w:rFonts w:ascii="Aptos Narrow" w:hAnsi="Aptos Narrow"/>
                <w:color w:val="000000"/>
                <w:sz w:val="24"/>
                <w:szCs w:val="24"/>
              </w:rPr>
              <w:t>ments</w:t>
            </w:r>
            <w:r w:rsidR="00062CB4" w:rsidRPr="00062CB4">
              <w:rPr>
                <w:rFonts w:ascii="Aptos Narrow" w:hAnsi="Aptos Narrow"/>
                <w:color w:val="000000"/>
                <w:sz w:val="24"/>
                <w:szCs w:val="24"/>
              </w:rPr>
              <w:t xml:space="preserve"> for opportunities to improve the quality of the information asset.</w:t>
            </w:r>
          </w:p>
        </w:tc>
      </w:tr>
      <w:tr w:rsidR="00777ED4" w:rsidRPr="005703D5" w14:paraId="27C60FC6" w14:textId="77777777" w:rsidTr="00D95D75">
        <w:trPr>
          <w:trHeight w:val="1328"/>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4DCAEF0" w14:textId="11B8B87A" w:rsidR="00923D87" w:rsidRDefault="00923D87"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301B103F" w14:textId="39F26453" w:rsidR="00923D87" w:rsidRDefault="00865D9F" w:rsidP="00005AF7">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94B1D47" w14:textId="079F3C04" w:rsidR="00777ED4" w:rsidRPr="00610C93" w:rsidRDefault="00AB7B1F" w:rsidP="00F42950">
            <w:pPr>
              <w:pStyle w:val="TableText"/>
              <w:rPr>
                <w:rFonts w:ascii="Aptos Narrow" w:hAnsi="Aptos Narrow"/>
                <w:sz w:val="24"/>
                <w:szCs w:val="24"/>
              </w:rPr>
            </w:pPr>
            <w:r w:rsidRPr="1CAC9A81">
              <w:rPr>
                <w:rFonts w:ascii="Aptos Narrow" w:hAnsi="Aptos Narrow"/>
                <w:sz w:val="24"/>
                <w:szCs w:val="24"/>
              </w:rPr>
              <w:t>N/A- none exist</w:t>
            </w:r>
            <w:r>
              <w:rPr>
                <w:rFonts w:ascii="Aptos Narrow" w:hAnsi="Aptos Narrow"/>
                <w:sz w:val="24"/>
                <w:szCs w:val="24"/>
              </w:rPr>
              <w: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0838DA9" w14:textId="77777777" w:rsidR="0088054D" w:rsidRDefault="00AB7B1F" w:rsidP="0088054D">
            <w:pPr>
              <w:pStyle w:val="Tablebullet1"/>
              <w:rPr>
                <w:rFonts w:ascii="Aptos Narrow" w:hAnsi="Aptos Narrow"/>
                <w:sz w:val="24"/>
                <w:szCs w:val="24"/>
              </w:rPr>
            </w:pPr>
            <w:r>
              <w:rPr>
                <w:rFonts w:ascii="Aptos Narrow" w:hAnsi="Aptos Narrow"/>
                <w:sz w:val="24"/>
                <w:szCs w:val="24"/>
              </w:rPr>
              <w:t>Data Rule Catalog</w:t>
            </w:r>
          </w:p>
          <w:p w14:paraId="71AEDED8" w14:textId="3D0B7147" w:rsidR="00777ED4" w:rsidRPr="00610C93" w:rsidRDefault="00AB7B1F" w:rsidP="00062CB4">
            <w:pPr>
              <w:pStyle w:val="Tablebullet1"/>
              <w:rPr>
                <w:rFonts w:ascii="Aptos Narrow" w:hAnsi="Aptos Narrow"/>
                <w:sz w:val="24"/>
                <w:szCs w:val="24"/>
              </w:rPr>
            </w:pPr>
            <w:r>
              <w:rPr>
                <w:rFonts w:ascii="Aptos Narrow" w:hAnsi="Aptos Narrow"/>
                <w:sz w:val="24"/>
                <w:szCs w:val="24"/>
              </w:rPr>
              <w:t>Measure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D5E839A" w14:textId="77777777" w:rsidR="0088054D" w:rsidRDefault="009A56C3" w:rsidP="0088054D">
            <w:pPr>
              <w:pStyle w:val="Tablebullet1"/>
              <w:rPr>
                <w:rFonts w:ascii="Aptos Narrow" w:hAnsi="Aptos Narrow"/>
                <w:sz w:val="24"/>
                <w:szCs w:val="24"/>
              </w:rPr>
            </w:pPr>
            <w:r>
              <w:rPr>
                <w:rFonts w:ascii="Aptos Narrow" w:hAnsi="Aptos Narrow"/>
                <w:sz w:val="24"/>
                <w:szCs w:val="24"/>
              </w:rPr>
              <w:t>Data Quality Report</w:t>
            </w:r>
          </w:p>
          <w:p w14:paraId="1CFA2514" w14:textId="77777777" w:rsidR="009A56C3" w:rsidRDefault="009A56C3" w:rsidP="0088054D">
            <w:pPr>
              <w:pStyle w:val="Tablebullet1"/>
              <w:rPr>
                <w:rFonts w:ascii="Aptos Narrow" w:hAnsi="Aptos Narrow"/>
                <w:sz w:val="24"/>
                <w:szCs w:val="24"/>
              </w:rPr>
            </w:pPr>
            <w:r>
              <w:rPr>
                <w:rFonts w:ascii="Aptos Narrow" w:hAnsi="Aptos Narrow"/>
                <w:sz w:val="24"/>
                <w:szCs w:val="24"/>
              </w:rPr>
              <w:t>Data Rule Catalog</w:t>
            </w:r>
          </w:p>
          <w:p w14:paraId="5CA7EB32" w14:textId="3DAFDC60" w:rsidR="00777ED4" w:rsidRPr="00610C93" w:rsidRDefault="002E78B5" w:rsidP="00F42950">
            <w:pPr>
              <w:pStyle w:val="Tablebullet1"/>
              <w:rPr>
                <w:rFonts w:ascii="Aptos Narrow" w:hAnsi="Aptos Narrow"/>
                <w:sz w:val="24"/>
                <w:szCs w:val="24"/>
              </w:rPr>
            </w:pPr>
            <w:r>
              <w:rPr>
                <w:rFonts w:ascii="Aptos Narrow" w:hAnsi="Aptos Narrow"/>
                <w:sz w:val="24"/>
                <w:szCs w:val="24"/>
              </w:rPr>
              <w:t>Measure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613C673" w14:textId="2B8798E8" w:rsidR="0088054D" w:rsidRDefault="002E78B5" w:rsidP="0088054D">
            <w:pPr>
              <w:pStyle w:val="Tablebullet1"/>
              <w:rPr>
                <w:rFonts w:ascii="Aptos Narrow" w:hAnsi="Aptos Narrow"/>
                <w:sz w:val="24"/>
                <w:szCs w:val="24"/>
              </w:rPr>
            </w:pPr>
            <w:r>
              <w:rPr>
                <w:rFonts w:ascii="Aptos Narrow" w:hAnsi="Aptos Narrow"/>
                <w:sz w:val="24"/>
                <w:szCs w:val="24"/>
              </w:rPr>
              <w:t>Data Rule Catalog</w:t>
            </w:r>
            <w:r w:rsidR="001C664E">
              <w:rPr>
                <w:rFonts w:ascii="Aptos Narrow" w:hAnsi="Aptos Narrow"/>
                <w:sz w:val="24"/>
                <w:szCs w:val="24"/>
              </w:rPr>
              <w:t xml:space="preserve"> </w:t>
            </w:r>
            <w:r w:rsidR="00AB11FC">
              <w:rPr>
                <w:rFonts w:ascii="Aptos Narrow" w:hAnsi="Aptos Narrow"/>
                <w:sz w:val="24"/>
                <w:szCs w:val="24"/>
              </w:rPr>
              <w:t>connected to T-MSIS</w:t>
            </w:r>
          </w:p>
          <w:p w14:paraId="490B1BD2" w14:textId="77777777" w:rsidR="002E78B5" w:rsidRDefault="002E78B5" w:rsidP="0088054D">
            <w:pPr>
              <w:pStyle w:val="Tablebullet1"/>
              <w:rPr>
                <w:rFonts w:ascii="Aptos Narrow" w:hAnsi="Aptos Narrow"/>
                <w:sz w:val="24"/>
                <w:szCs w:val="24"/>
              </w:rPr>
            </w:pPr>
            <w:r>
              <w:rPr>
                <w:rFonts w:ascii="Aptos Narrow" w:hAnsi="Aptos Narrow"/>
                <w:sz w:val="24"/>
                <w:szCs w:val="24"/>
              </w:rPr>
              <w:t>Data Quality Report</w:t>
            </w:r>
          </w:p>
          <w:p w14:paraId="4D7283B7" w14:textId="485BC164" w:rsidR="002E78B5" w:rsidRDefault="00AB11FC" w:rsidP="0088054D">
            <w:pPr>
              <w:pStyle w:val="Tablebullet1"/>
              <w:rPr>
                <w:rFonts w:ascii="Aptos Narrow" w:hAnsi="Aptos Narrow"/>
                <w:sz w:val="24"/>
                <w:szCs w:val="24"/>
              </w:rPr>
            </w:pPr>
            <w:r>
              <w:rPr>
                <w:rFonts w:ascii="Aptos Narrow" w:hAnsi="Aptos Narrow"/>
                <w:sz w:val="24"/>
                <w:szCs w:val="24"/>
              </w:rPr>
              <w:t xml:space="preserve">Data Quality </w:t>
            </w:r>
            <w:r w:rsidR="002E78B5">
              <w:rPr>
                <w:rFonts w:ascii="Aptos Narrow" w:hAnsi="Aptos Narrow"/>
                <w:sz w:val="24"/>
                <w:szCs w:val="24"/>
              </w:rPr>
              <w:t>Metadata Repository Screenshots</w:t>
            </w:r>
          </w:p>
          <w:p w14:paraId="060094CE" w14:textId="5AF9C07D" w:rsidR="002E78B5" w:rsidRDefault="00AB11FC" w:rsidP="0088054D">
            <w:pPr>
              <w:pStyle w:val="Tablebullet1"/>
              <w:rPr>
                <w:rFonts w:ascii="Aptos Narrow" w:hAnsi="Aptos Narrow"/>
                <w:sz w:val="24"/>
                <w:szCs w:val="24"/>
              </w:rPr>
            </w:pPr>
            <w:r>
              <w:rPr>
                <w:rFonts w:ascii="Aptos Narrow" w:hAnsi="Aptos Narrow"/>
                <w:sz w:val="24"/>
                <w:szCs w:val="24"/>
              </w:rPr>
              <w:t xml:space="preserve">Data Quality </w:t>
            </w:r>
            <w:r w:rsidR="002E78B5">
              <w:rPr>
                <w:rFonts w:ascii="Aptos Narrow" w:hAnsi="Aptos Narrow"/>
                <w:sz w:val="24"/>
                <w:szCs w:val="24"/>
              </w:rPr>
              <w:t>Metamodel</w:t>
            </w:r>
          </w:p>
          <w:p w14:paraId="58BBE34E" w14:textId="4D2E06D6" w:rsidR="002E78B5" w:rsidRDefault="00AB11FC" w:rsidP="0088054D">
            <w:pPr>
              <w:pStyle w:val="Tablebullet1"/>
              <w:rPr>
                <w:rFonts w:ascii="Aptos Narrow" w:hAnsi="Aptos Narrow"/>
                <w:sz w:val="24"/>
                <w:szCs w:val="24"/>
              </w:rPr>
            </w:pPr>
            <w:r>
              <w:rPr>
                <w:rFonts w:ascii="Aptos Narrow" w:hAnsi="Aptos Narrow"/>
                <w:sz w:val="24"/>
                <w:szCs w:val="24"/>
              </w:rPr>
              <w:lastRenderedPageBreak/>
              <w:t xml:space="preserve">Data Quality </w:t>
            </w:r>
            <w:r w:rsidR="002E78B5">
              <w:rPr>
                <w:rFonts w:ascii="Aptos Narrow" w:hAnsi="Aptos Narrow"/>
                <w:sz w:val="24"/>
                <w:szCs w:val="24"/>
              </w:rPr>
              <w:t>Metadata Repository Ope</w:t>
            </w:r>
            <w:r w:rsidR="00D231C3">
              <w:rPr>
                <w:rFonts w:ascii="Aptos Narrow" w:hAnsi="Aptos Narrow"/>
                <w:sz w:val="24"/>
                <w:szCs w:val="24"/>
              </w:rPr>
              <w:t>rating Model</w:t>
            </w:r>
          </w:p>
          <w:p w14:paraId="208F99DE" w14:textId="5D7A3883" w:rsidR="00777ED4" w:rsidRPr="00610C93" w:rsidRDefault="00D231C3" w:rsidP="00345000">
            <w:pPr>
              <w:pStyle w:val="Tablebullet1"/>
              <w:rPr>
                <w:rFonts w:ascii="Aptos Narrow" w:hAnsi="Aptos Narrow"/>
                <w:sz w:val="24"/>
                <w:szCs w:val="24"/>
              </w:rPr>
            </w:pPr>
            <w:r>
              <w:rPr>
                <w:rFonts w:ascii="Aptos Narrow" w:hAnsi="Aptos Narrow"/>
                <w:sz w:val="24"/>
                <w:szCs w:val="24"/>
              </w:rPr>
              <w:t>Data quality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376F68E" w14:textId="15927342" w:rsidR="009C56A0" w:rsidRPr="004742F0" w:rsidRDefault="009C56A0" w:rsidP="009C56A0">
            <w:pPr>
              <w:pStyle w:val="Tablebullet1"/>
              <w:rPr>
                <w:rFonts w:ascii="Aptos Narrow" w:hAnsi="Aptos Narrow"/>
                <w:sz w:val="24"/>
                <w:szCs w:val="24"/>
              </w:rPr>
            </w:pPr>
            <w:r w:rsidRPr="004742F0">
              <w:rPr>
                <w:rFonts w:ascii="Aptos Narrow" w:hAnsi="Aptos Narrow"/>
                <w:color w:val="000000"/>
                <w:sz w:val="24"/>
                <w:szCs w:val="24"/>
              </w:rPr>
              <w:lastRenderedPageBreak/>
              <w:t xml:space="preserve">Data </w:t>
            </w:r>
            <w:r>
              <w:rPr>
                <w:rFonts w:ascii="Aptos Narrow" w:hAnsi="Aptos Narrow"/>
                <w:color w:val="000000"/>
                <w:sz w:val="24"/>
                <w:szCs w:val="24"/>
              </w:rPr>
              <w:t>Quality</w:t>
            </w:r>
            <w:r w:rsidRPr="004742F0">
              <w:rPr>
                <w:rFonts w:ascii="Aptos Narrow" w:hAnsi="Aptos Narrow"/>
                <w:color w:val="000000"/>
                <w:sz w:val="24"/>
                <w:szCs w:val="24"/>
              </w:rPr>
              <w:t xml:space="preserve"> Process Diagram</w:t>
            </w:r>
          </w:p>
          <w:p w14:paraId="75DD72C2" w14:textId="7F65B39A" w:rsidR="009C56A0" w:rsidRPr="004742F0" w:rsidRDefault="009C56A0" w:rsidP="009C56A0">
            <w:pPr>
              <w:pStyle w:val="Tablebullet1"/>
              <w:rPr>
                <w:rFonts w:ascii="Aptos Narrow" w:hAnsi="Aptos Narrow"/>
                <w:sz w:val="24"/>
                <w:szCs w:val="24"/>
              </w:rPr>
            </w:pPr>
            <w:r w:rsidRPr="004742F0">
              <w:rPr>
                <w:rFonts w:ascii="Aptos Narrow" w:hAnsi="Aptos Narrow"/>
                <w:color w:val="000000"/>
                <w:sz w:val="24"/>
                <w:szCs w:val="24"/>
              </w:rPr>
              <w:t xml:space="preserve">Data </w:t>
            </w:r>
            <w:r>
              <w:rPr>
                <w:rFonts w:ascii="Aptos Narrow" w:hAnsi="Aptos Narrow"/>
                <w:color w:val="000000"/>
                <w:sz w:val="24"/>
                <w:szCs w:val="24"/>
              </w:rPr>
              <w:t>Quality</w:t>
            </w:r>
            <w:r w:rsidRPr="004742F0">
              <w:rPr>
                <w:rFonts w:ascii="Aptos Narrow" w:hAnsi="Aptos Narrow"/>
                <w:color w:val="000000"/>
                <w:sz w:val="24"/>
                <w:szCs w:val="24"/>
              </w:rPr>
              <w:t xml:space="preserve"> </w:t>
            </w:r>
            <w:r w:rsidR="00A4681E">
              <w:rPr>
                <w:rFonts w:ascii="Aptos Narrow" w:hAnsi="Aptos Narrow"/>
                <w:color w:val="000000"/>
                <w:sz w:val="24"/>
                <w:szCs w:val="24"/>
              </w:rPr>
              <w:t>SOP</w:t>
            </w:r>
          </w:p>
          <w:p w14:paraId="4E07C3C7" w14:textId="716DF825" w:rsidR="0074587A" w:rsidRPr="004742F0" w:rsidRDefault="0074587A" w:rsidP="0074587A">
            <w:pPr>
              <w:pStyle w:val="Tablebullet1"/>
              <w:rPr>
                <w:rFonts w:ascii="Aptos Narrow" w:hAnsi="Aptos Narrow"/>
                <w:sz w:val="24"/>
                <w:szCs w:val="24"/>
              </w:rPr>
            </w:pPr>
            <w:r>
              <w:rPr>
                <w:rFonts w:ascii="Aptos Narrow" w:hAnsi="Aptos Narrow"/>
                <w:color w:val="000000"/>
                <w:sz w:val="24"/>
                <w:szCs w:val="24"/>
              </w:rPr>
              <w:t>Data Quality</w:t>
            </w:r>
            <w:r w:rsidRPr="004742F0">
              <w:rPr>
                <w:rFonts w:ascii="Aptos Narrow" w:hAnsi="Aptos Narrow"/>
                <w:color w:val="000000"/>
                <w:sz w:val="24"/>
                <w:szCs w:val="24"/>
              </w:rPr>
              <w:t xml:space="preserve"> Standard Documentation</w:t>
            </w:r>
          </w:p>
          <w:p w14:paraId="1AEE82D6" w14:textId="469F63E9" w:rsidR="0074587A" w:rsidRPr="004742F0" w:rsidRDefault="0074587A" w:rsidP="0074587A">
            <w:pPr>
              <w:pStyle w:val="Tablebullet1"/>
              <w:rPr>
                <w:rFonts w:ascii="Aptos Narrow" w:hAnsi="Aptos Narrow"/>
                <w:sz w:val="24"/>
                <w:szCs w:val="24"/>
              </w:rPr>
            </w:pPr>
            <w:r w:rsidRPr="004742F0">
              <w:rPr>
                <w:rFonts w:ascii="Aptos Narrow" w:hAnsi="Aptos Narrow"/>
                <w:color w:val="000000"/>
                <w:sz w:val="24"/>
                <w:szCs w:val="24"/>
              </w:rPr>
              <w:t xml:space="preserve">Data </w:t>
            </w:r>
            <w:r w:rsidR="009C56A0">
              <w:rPr>
                <w:rFonts w:ascii="Aptos Narrow" w:hAnsi="Aptos Narrow"/>
                <w:color w:val="000000"/>
                <w:sz w:val="24"/>
                <w:szCs w:val="24"/>
              </w:rPr>
              <w:t>Quality</w:t>
            </w:r>
            <w:r w:rsidRPr="004742F0">
              <w:rPr>
                <w:rFonts w:ascii="Aptos Narrow" w:hAnsi="Aptos Narrow"/>
                <w:color w:val="000000"/>
                <w:sz w:val="24"/>
                <w:szCs w:val="24"/>
              </w:rPr>
              <w:t xml:space="preserve"> Metadata Requirements</w:t>
            </w:r>
          </w:p>
          <w:p w14:paraId="27C410D2" w14:textId="458D7FA7" w:rsidR="00777ED4" w:rsidRPr="00610C93" w:rsidRDefault="0074587A" w:rsidP="00F42950">
            <w:pPr>
              <w:pStyle w:val="Tablebullet1"/>
              <w:rPr>
                <w:rFonts w:ascii="Aptos Narrow" w:hAnsi="Aptos Narrow"/>
                <w:sz w:val="24"/>
                <w:szCs w:val="24"/>
              </w:rPr>
            </w:pPr>
            <w:r>
              <w:rPr>
                <w:rFonts w:ascii="Aptos Narrow" w:hAnsi="Aptos Narrow"/>
                <w:color w:val="000000"/>
                <w:sz w:val="24"/>
                <w:szCs w:val="24"/>
              </w:rPr>
              <w:lastRenderedPageBreak/>
              <w:t xml:space="preserve">Previous </w:t>
            </w:r>
            <w:r w:rsidRPr="004742F0">
              <w:rPr>
                <w:rFonts w:ascii="Aptos Narrow" w:hAnsi="Aptos Narrow"/>
                <w:color w:val="000000"/>
                <w:sz w:val="24"/>
                <w:szCs w:val="24"/>
              </w:rPr>
              <w:t xml:space="preserve">Data </w:t>
            </w:r>
            <w:r w:rsidR="009C56A0">
              <w:rPr>
                <w:rFonts w:ascii="Aptos Narrow" w:hAnsi="Aptos Narrow"/>
                <w:color w:val="000000"/>
                <w:sz w:val="24"/>
                <w:szCs w:val="24"/>
              </w:rPr>
              <w:t>Quality</w:t>
            </w:r>
            <w:r w:rsidRPr="004742F0">
              <w:rPr>
                <w:rFonts w:ascii="Aptos Narrow" w:hAnsi="Aptos Narrow"/>
                <w:color w:val="000000"/>
                <w:sz w:val="24"/>
                <w:szCs w:val="24"/>
              </w:rPr>
              <w:t xml:space="preserve"> MITA </w:t>
            </w:r>
            <w:r w:rsidR="009C56A0">
              <w:rPr>
                <w:rFonts w:ascii="Aptos Narrow" w:hAnsi="Aptos Narrow"/>
                <w:color w:val="000000"/>
                <w:sz w:val="24"/>
                <w:szCs w:val="24"/>
              </w:rPr>
              <w:t>Maturity Profile</w:t>
            </w:r>
          </w:p>
        </w:tc>
      </w:tr>
    </w:tbl>
    <w:p w14:paraId="550FC247" w14:textId="77777777" w:rsidR="00857394" w:rsidRDefault="00857394">
      <w:r>
        <w:lastRenderedPageBreak/>
        <w:br w:type="page"/>
      </w:r>
    </w:p>
    <w:p w14:paraId="69D35E92" w14:textId="6247CA12" w:rsidR="00777ED4" w:rsidRPr="000267DC" w:rsidRDefault="00777ED4" w:rsidP="00777ED4">
      <w:pPr>
        <w:pStyle w:val="Heading2"/>
      </w:pPr>
      <w:bookmarkStart w:id="29" w:name="_Toc230872731"/>
      <w:r>
        <w:lastRenderedPageBreak/>
        <w:t xml:space="preserve">Table </w:t>
      </w:r>
      <w:r w:rsidR="00463893">
        <w:t>23</w:t>
      </w:r>
      <w:r>
        <w:t xml:space="preserve">: Aspect </w:t>
      </w:r>
      <w:r w:rsidR="00530A85">
        <w:t>–</w:t>
      </w:r>
      <w:r w:rsidR="00530A85" w:rsidRPr="000267DC">
        <w:t xml:space="preserve"> </w:t>
      </w:r>
      <w:r>
        <w:t>Information Analysis</w:t>
      </w:r>
      <w:bookmarkEnd w:id="29"/>
    </w:p>
    <w:p w14:paraId="295042A2" w14:textId="6C5DA64F" w:rsidR="24C8210D" w:rsidRDefault="4C3208AF" w:rsidP="008F7A27">
      <w:pPr>
        <w:spacing w:line="240" w:lineRule="auto"/>
        <w:rPr>
          <w:rFonts w:ascii="Aptos Narrow" w:eastAsia="Times New Roman" w:hAnsi="Aptos Narrow" w:cs="Times New Roman"/>
          <w:i/>
          <w:iCs/>
          <w:color w:val="000000" w:themeColor="text1"/>
        </w:rPr>
      </w:pPr>
      <w:r w:rsidRPr="4509E573">
        <w:rPr>
          <w:rFonts w:ascii="Aptos Narrow" w:eastAsia="Times New Roman" w:hAnsi="Aptos Narrow" w:cs="Times New Roman"/>
          <w:i/>
          <w:iCs/>
          <w:color w:val="000000" w:themeColor="text1"/>
        </w:rPr>
        <w:t>Is there advanced statistical analysis that is performed and used by stakeholders for decision-making to support this capability?</w:t>
      </w:r>
    </w:p>
    <w:tbl>
      <w:tblPr>
        <w:tblW w:w="5409" w:type="pct"/>
        <w:tblLayout w:type="fixed"/>
        <w:tblCellMar>
          <w:left w:w="14" w:type="dxa"/>
          <w:right w:w="14" w:type="dxa"/>
        </w:tblCellMar>
        <w:tblLook w:val="0420" w:firstRow="1" w:lastRow="0" w:firstColumn="0" w:lastColumn="0" w:noHBand="0" w:noVBand="1"/>
        <w:tblCaption w:val="Table 23: Aspect – Information Analysis"/>
        <w:tblDescription w:val="Table 23 provides five levels of maturity criteria and suggested documentation for the aspect – Information Analysis, within the Information Architecture (IA) Maturity Criteria."/>
      </w:tblPr>
      <w:tblGrid>
        <w:gridCol w:w="1699"/>
        <w:gridCol w:w="2462"/>
        <w:gridCol w:w="2462"/>
        <w:gridCol w:w="2462"/>
        <w:gridCol w:w="2462"/>
        <w:gridCol w:w="2462"/>
      </w:tblGrid>
      <w:tr w:rsidR="008F7A27" w:rsidRPr="00610C93" w14:paraId="24A013D2" w14:textId="77777777">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B313556" w14:textId="559B4799" w:rsidR="008F7A27" w:rsidRPr="00610C93"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9D7FA7D" w14:textId="63B60B29" w:rsidR="008F7A27" w:rsidRPr="00610C93" w:rsidRDefault="008F7A27">
            <w:pPr>
              <w:pStyle w:val="TableColumnHeading"/>
              <w:keepNext/>
              <w:keepLines/>
              <w:spacing w:before="60" w:after="60"/>
              <w:rPr>
                <w:rFonts w:ascii="Aptos Narrow" w:hAnsi="Aptos Narrow"/>
                <w:sz w:val="24"/>
                <w:szCs w:val="24"/>
              </w:rPr>
            </w:pPr>
            <w:r w:rsidRPr="00610C93">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477B19C" w14:textId="3CA6BB41" w:rsidR="008F7A27" w:rsidRPr="00610C93" w:rsidRDefault="008F7A27" w:rsidP="00262351">
            <w:pPr>
              <w:pStyle w:val="TableColumnHeading"/>
              <w:keepNext/>
              <w:keepLines/>
              <w:spacing w:before="60" w:after="60"/>
              <w:rPr>
                <w:rFonts w:ascii="Aptos Narrow" w:hAnsi="Aptos Narrow"/>
                <w:sz w:val="24"/>
                <w:szCs w:val="24"/>
              </w:rPr>
            </w:pPr>
            <w:r w:rsidRPr="00610C93">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EE59048" w14:textId="636A74D8" w:rsidR="008F7A27" w:rsidRPr="00610C93" w:rsidRDefault="008F7A27">
            <w:pPr>
              <w:pStyle w:val="TableColumnHeading"/>
              <w:keepNext/>
              <w:keepLines/>
              <w:spacing w:before="60" w:after="60"/>
              <w:rPr>
                <w:rFonts w:ascii="Aptos Narrow" w:hAnsi="Aptos Narrow"/>
                <w:sz w:val="24"/>
                <w:szCs w:val="24"/>
              </w:rPr>
            </w:pPr>
            <w:r w:rsidRPr="00610C93">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7DCCF22" w14:textId="06116035" w:rsidR="008F7A27" w:rsidRPr="00610C93" w:rsidRDefault="008F7A27">
            <w:pPr>
              <w:pStyle w:val="TableColumnHeading"/>
              <w:keepNext/>
              <w:keepLines/>
              <w:spacing w:before="60" w:after="60"/>
              <w:rPr>
                <w:rFonts w:ascii="Aptos Narrow" w:hAnsi="Aptos Narrow"/>
                <w:sz w:val="24"/>
                <w:szCs w:val="24"/>
              </w:rPr>
            </w:pPr>
            <w:r w:rsidRPr="00610C93">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960E0E2" w14:textId="793F0BAF" w:rsidR="008F7A27" w:rsidRPr="00610C93" w:rsidRDefault="008F7A27" w:rsidP="00262351">
            <w:pPr>
              <w:pStyle w:val="TableColumnHeading"/>
              <w:keepNext/>
              <w:keepLines/>
              <w:spacing w:before="60" w:after="60"/>
              <w:rPr>
                <w:rFonts w:ascii="Aptos Narrow" w:hAnsi="Aptos Narrow"/>
                <w:sz w:val="24"/>
                <w:szCs w:val="24"/>
              </w:rPr>
            </w:pPr>
            <w:r w:rsidRPr="00610C93">
              <w:rPr>
                <w:rFonts w:ascii="Aptos Narrow" w:hAnsi="Aptos Narrow"/>
                <w:sz w:val="24"/>
                <w:szCs w:val="24"/>
              </w:rPr>
              <w:t>Level 5: Optimized</w:t>
            </w:r>
          </w:p>
        </w:tc>
      </w:tr>
      <w:tr w:rsidR="008F7A27" w:rsidRPr="00610C93" w14:paraId="7733B4B0" w14:textId="77777777">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C253156" w14:textId="244D9144" w:rsidR="008F7A27" w:rsidRPr="00610C93" w:rsidRDefault="008F7A27">
            <w:pPr>
              <w:pStyle w:val="TableText"/>
              <w:keepNext/>
              <w:keepLines/>
              <w:rPr>
                <w:rFonts w:ascii="Aptos Narrow" w:hAnsi="Aptos Narrow"/>
                <w:b/>
                <w:sz w:val="24"/>
                <w:szCs w:val="24"/>
              </w:rPr>
            </w:pPr>
            <w:r w:rsidRPr="00610C93">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9E2861D" w14:textId="77777777" w:rsidR="008F7A27" w:rsidRPr="00610C93" w:rsidRDefault="008F7A27">
            <w:pPr>
              <w:pStyle w:val="TableText"/>
              <w:rPr>
                <w:rFonts w:ascii="Aptos Narrow" w:hAnsi="Aptos Narrow"/>
                <w:color w:val="000000"/>
                <w:sz w:val="24"/>
                <w:szCs w:val="24"/>
              </w:rPr>
            </w:pPr>
            <w:r w:rsidRPr="00610C93">
              <w:rPr>
                <w:rFonts w:ascii="Aptos Narrow" w:hAnsi="Aptos Narrow"/>
                <w:color w:val="000000"/>
                <w:sz w:val="24"/>
                <w:szCs w:val="24"/>
              </w:rPr>
              <w:t>Information is used sporadically and in response to specific, immediate queries to support decision-making to support this capability.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23FC027" w14:textId="77777777" w:rsidR="008F7A27" w:rsidRPr="00610C93" w:rsidRDefault="008F7A27">
            <w:pPr>
              <w:pStyle w:val="TableText"/>
              <w:rPr>
                <w:rFonts w:ascii="Aptos Narrow" w:hAnsi="Aptos Narrow"/>
                <w:color w:val="000000"/>
                <w:sz w:val="24"/>
                <w:szCs w:val="24"/>
              </w:rPr>
            </w:pPr>
            <w:r w:rsidRPr="00610C93">
              <w:rPr>
                <w:rFonts w:ascii="Aptos Narrow" w:hAnsi="Aptos Narrow"/>
                <w:color w:val="000000"/>
                <w:sz w:val="24"/>
                <w:szCs w:val="24"/>
              </w:rPr>
              <w:t>The measures and information assets needed to produce the reports for this capability have been identified and documented. The type of data analytics performed to support the capability primarily focuses on descriptive analytics to understand what happened in the past to inform decision-making for the capability</w:t>
            </w:r>
            <w:r>
              <w:rPr>
                <w:rFonts w:ascii="Aptos Narrow" w:hAnsi="Aptos Narrow"/>
                <w:color w:val="000000"/>
                <w:sz w:val="24"/>
                <w:szCs w:val="24"/>
              </w:rPr>
              <w:t xml:space="preserve"> without</w:t>
            </w:r>
            <w:r w:rsidRPr="00610C93">
              <w:rPr>
                <w:rFonts w:ascii="Aptos Narrow" w:hAnsi="Aptos Narrow"/>
                <w:color w:val="000000"/>
                <w:sz w:val="24"/>
                <w:szCs w:val="24"/>
              </w:rPr>
              <w:t xml:space="preserve"> </w:t>
            </w:r>
            <w:r>
              <w:rPr>
                <w:rFonts w:ascii="Aptos Narrow" w:hAnsi="Aptos Narrow"/>
                <w:color w:val="000000"/>
                <w:sz w:val="24"/>
                <w:szCs w:val="24"/>
              </w:rPr>
              <w:t>full understanding of the root-cause of why it happened.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2BB8C29" w14:textId="77777777" w:rsidR="008F7A27" w:rsidRPr="00610C93" w:rsidRDefault="008F7A27">
            <w:pPr>
              <w:pStyle w:val="TableText"/>
              <w:rPr>
                <w:rFonts w:ascii="Aptos Narrow" w:hAnsi="Aptos Narrow"/>
                <w:sz w:val="24"/>
                <w:szCs w:val="24"/>
              </w:rPr>
            </w:pPr>
            <w:r w:rsidRPr="00610C93">
              <w:rPr>
                <w:rFonts w:ascii="Aptos Narrow" w:hAnsi="Aptos Narrow"/>
                <w:color w:val="000000"/>
                <w:sz w:val="24"/>
                <w:szCs w:val="24"/>
              </w:rPr>
              <w:t>Measure standards have been established and implemented. The SMA performs diagnostic analytics to uncover the root-cause of events through examination of historical data to understand why things happened to inform decision-making for the capability</w:t>
            </w:r>
            <w:r>
              <w:rPr>
                <w:rFonts w:ascii="Aptos Narrow" w:hAnsi="Aptos Narrow"/>
                <w:color w:val="000000"/>
                <w:sz w:val="24"/>
                <w:szCs w:val="24"/>
              </w:rPr>
              <w:t xml:space="preserve">. </w:t>
            </w:r>
            <w:r w:rsidRPr="00610C93">
              <w:rPr>
                <w:rFonts w:ascii="Aptos Narrow" w:hAnsi="Aptos Narrow"/>
                <w:color w:val="000000"/>
                <w:sz w:val="24"/>
                <w:szCs w:val="24"/>
              </w:rPr>
              <w:t>The detailed</w:t>
            </w:r>
            <w:r>
              <w:rPr>
                <w:rFonts w:ascii="Aptos Narrow" w:hAnsi="Aptos Narrow"/>
                <w:color w:val="000000"/>
                <w:sz w:val="24"/>
                <w:szCs w:val="24"/>
              </w:rPr>
              <w:t xml:space="preserve"> measures, analysis </w:t>
            </w:r>
            <w:r w:rsidRPr="00610C93">
              <w:rPr>
                <w:rFonts w:ascii="Aptos Narrow" w:hAnsi="Aptos Narrow"/>
                <w:color w:val="000000"/>
                <w:sz w:val="24"/>
                <w:szCs w:val="24"/>
              </w:rPr>
              <w:t>logic</w:t>
            </w:r>
            <w:r>
              <w:rPr>
                <w:rFonts w:ascii="Aptos Narrow" w:hAnsi="Aptos Narrow"/>
                <w:color w:val="000000"/>
                <w:sz w:val="24"/>
                <w:szCs w:val="24"/>
              </w:rPr>
              <w:t>,</w:t>
            </w:r>
            <w:r w:rsidRPr="00610C93">
              <w:rPr>
                <w:rFonts w:ascii="Aptos Narrow" w:hAnsi="Aptos Narrow"/>
                <w:color w:val="000000"/>
                <w:sz w:val="24"/>
                <w:szCs w:val="24"/>
              </w:rPr>
              <w:t xml:space="preserve"> and related </w:t>
            </w:r>
            <w:r>
              <w:rPr>
                <w:rFonts w:ascii="Aptos Narrow" w:hAnsi="Aptos Narrow"/>
                <w:color w:val="000000"/>
                <w:sz w:val="24"/>
                <w:szCs w:val="24"/>
              </w:rPr>
              <w:t xml:space="preserve">metadata </w:t>
            </w:r>
            <w:r w:rsidRPr="00610C93">
              <w:rPr>
                <w:rFonts w:ascii="Aptos Narrow" w:hAnsi="Aptos Narrow"/>
                <w:color w:val="000000"/>
                <w:sz w:val="24"/>
                <w:szCs w:val="24"/>
              </w:rPr>
              <w:t xml:space="preserve">are not being captured in a central </w:t>
            </w:r>
            <w:r>
              <w:rPr>
                <w:rFonts w:ascii="Aptos Narrow" w:hAnsi="Aptos Narrow"/>
                <w:color w:val="000000"/>
                <w:sz w:val="24"/>
                <w:szCs w:val="24"/>
              </w:rPr>
              <w:t>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FFCBB44" w14:textId="77777777" w:rsidR="008F7A27" w:rsidRDefault="008F7A27">
            <w:pPr>
              <w:pStyle w:val="TableText"/>
              <w:rPr>
                <w:rFonts w:ascii="Aptos Narrow" w:hAnsi="Aptos Narrow"/>
                <w:color w:val="000000"/>
                <w:sz w:val="24"/>
                <w:szCs w:val="24"/>
              </w:rPr>
            </w:pPr>
            <w:r w:rsidRPr="00610C93">
              <w:rPr>
                <w:rFonts w:ascii="Aptos Narrow" w:hAnsi="Aptos Narrow"/>
                <w:color w:val="000000"/>
                <w:sz w:val="24"/>
                <w:szCs w:val="24"/>
              </w:rPr>
              <w:t xml:space="preserve">The measure specifications, statistical models and other information assets are traced to the reports that use them in the central metadata repository. The SMA performs predictive analytics to predict future outcomes through the evaluation of probability estimates to inform decision-making for the capability. </w:t>
            </w:r>
          </w:p>
          <w:p w14:paraId="5DA8E649" w14:textId="77777777" w:rsidR="008F7A27" w:rsidRPr="00610C93" w:rsidRDefault="008F7A27">
            <w:pPr>
              <w:pStyle w:val="TableText"/>
              <w:spacing w:before="240"/>
              <w:rPr>
                <w:rFonts w:ascii="Aptos Narrow" w:hAnsi="Aptos Narrow"/>
                <w:sz w:val="24"/>
                <w:szCs w:val="24"/>
              </w:rPr>
            </w:pPr>
            <w:r>
              <w:rPr>
                <w:rFonts w:ascii="Aptos Narrow" w:hAnsi="Aptos Narrow"/>
                <w:sz w:val="24"/>
                <w:szCs w:val="24"/>
              </w:rPr>
              <w:t>The SOPs have not been applied and regular assessments of the reports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3975C68" w14:textId="77777777" w:rsidR="008F7A27" w:rsidRDefault="008F7A27">
            <w:pPr>
              <w:pStyle w:val="TableText"/>
              <w:rPr>
                <w:rFonts w:ascii="Aptos Narrow" w:hAnsi="Aptos Narrow"/>
                <w:color w:val="000000"/>
                <w:sz w:val="24"/>
                <w:szCs w:val="24"/>
              </w:rPr>
            </w:pPr>
            <w:r w:rsidRPr="00610C93">
              <w:rPr>
                <w:rFonts w:ascii="Aptos Narrow" w:hAnsi="Aptos Narrow"/>
                <w:color w:val="000000"/>
                <w:sz w:val="24"/>
                <w:szCs w:val="24"/>
              </w:rPr>
              <w:t xml:space="preserve">The measures and the analysis performed to support the capability adhere to enterprise business intelligence </w:t>
            </w:r>
          </w:p>
          <w:p w14:paraId="50C0CC1C" w14:textId="77777777" w:rsidR="008F7A27" w:rsidRDefault="008F7A27">
            <w:pPr>
              <w:pStyle w:val="TableText"/>
              <w:numPr>
                <w:ilvl w:val="1"/>
                <w:numId w:val="36"/>
              </w:numPr>
              <w:ind w:left="346"/>
              <w:rPr>
                <w:rFonts w:ascii="Aptos Narrow" w:hAnsi="Aptos Narrow"/>
                <w:color w:val="000000"/>
                <w:sz w:val="24"/>
                <w:szCs w:val="24"/>
              </w:rPr>
            </w:pPr>
            <w:r w:rsidRPr="004742F0">
              <w:rPr>
                <w:rFonts w:ascii="Aptos Narrow" w:hAnsi="Aptos Narrow"/>
                <w:color w:val="000000"/>
                <w:sz w:val="24"/>
                <w:szCs w:val="24"/>
              </w:rPr>
              <w:t>Outcomes &amp; Metrics</w:t>
            </w:r>
          </w:p>
          <w:p w14:paraId="0F632F35" w14:textId="77777777" w:rsidR="008F7A27" w:rsidRDefault="008F7A27">
            <w:pPr>
              <w:pStyle w:val="TableText"/>
              <w:numPr>
                <w:ilvl w:val="1"/>
                <w:numId w:val="36"/>
              </w:numPr>
              <w:ind w:left="346"/>
              <w:rPr>
                <w:rFonts w:ascii="Aptos Narrow" w:hAnsi="Aptos Narrow"/>
                <w:color w:val="000000"/>
                <w:sz w:val="24"/>
                <w:szCs w:val="24"/>
              </w:rPr>
            </w:pPr>
            <w:r w:rsidRPr="00857394">
              <w:rPr>
                <w:rFonts w:ascii="Aptos Narrow" w:hAnsi="Aptos Narrow"/>
                <w:color w:val="000000"/>
                <w:sz w:val="24"/>
                <w:szCs w:val="24"/>
              </w:rPr>
              <w:t>Processes &amp; procedures</w:t>
            </w:r>
          </w:p>
          <w:p w14:paraId="6B16C058" w14:textId="77777777" w:rsidR="008F7A27" w:rsidRDefault="008F7A27">
            <w:pPr>
              <w:pStyle w:val="TableText"/>
              <w:numPr>
                <w:ilvl w:val="1"/>
                <w:numId w:val="36"/>
              </w:numPr>
              <w:ind w:left="346"/>
              <w:rPr>
                <w:rFonts w:ascii="Aptos Narrow" w:hAnsi="Aptos Narrow"/>
                <w:color w:val="000000"/>
                <w:sz w:val="24"/>
                <w:szCs w:val="24"/>
              </w:rPr>
            </w:pPr>
            <w:r w:rsidRPr="00857394">
              <w:rPr>
                <w:rFonts w:ascii="Aptos Narrow" w:hAnsi="Aptos Narrow"/>
                <w:color w:val="000000"/>
                <w:sz w:val="24"/>
                <w:szCs w:val="24"/>
              </w:rPr>
              <w:t>Policies &amp; Standards</w:t>
            </w:r>
          </w:p>
          <w:p w14:paraId="62DDE3BB" w14:textId="77777777" w:rsidR="008F7A27" w:rsidRDefault="008F7A27">
            <w:pPr>
              <w:pStyle w:val="TableText"/>
              <w:numPr>
                <w:ilvl w:val="1"/>
                <w:numId w:val="36"/>
              </w:numPr>
              <w:ind w:left="346"/>
              <w:rPr>
                <w:rFonts w:ascii="Aptos Narrow" w:hAnsi="Aptos Narrow"/>
                <w:color w:val="000000"/>
                <w:sz w:val="24"/>
                <w:szCs w:val="24"/>
              </w:rPr>
            </w:pPr>
            <w:r w:rsidRPr="00857394">
              <w:rPr>
                <w:rFonts w:ascii="Aptos Narrow" w:hAnsi="Aptos Narrow"/>
                <w:color w:val="000000"/>
                <w:sz w:val="24"/>
                <w:szCs w:val="24"/>
              </w:rPr>
              <w:t>Metadata requirements</w:t>
            </w:r>
          </w:p>
          <w:p w14:paraId="75766F32" w14:textId="77777777" w:rsidR="008F7A27" w:rsidRPr="00857394" w:rsidRDefault="008F7A27">
            <w:pPr>
              <w:pStyle w:val="TableText"/>
              <w:numPr>
                <w:ilvl w:val="1"/>
                <w:numId w:val="36"/>
              </w:numPr>
              <w:ind w:left="346"/>
              <w:rPr>
                <w:rFonts w:ascii="Aptos Narrow" w:hAnsi="Aptos Narrow"/>
                <w:color w:val="000000"/>
                <w:sz w:val="24"/>
                <w:szCs w:val="24"/>
              </w:rPr>
            </w:pPr>
            <w:r w:rsidRPr="00857394">
              <w:rPr>
                <w:rFonts w:ascii="Aptos Narrow" w:hAnsi="Aptos Narrow"/>
                <w:color w:val="000000"/>
                <w:sz w:val="24"/>
                <w:szCs w:val="24"/>
              </w:rPr>
              <w:t xml:space="preserve">Technology </w:t>
            </w:r>
          </w:p>
          <w:p w14:paraId="5B94D171" w14:textId="77777777" w:rsidR="008F7A27" w:rsidRPr="00610C93" w:rsidRDefault="008F7A27">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Pr="00610C93">
              <w:rPr>
                <w:rFonts w:ascii="Aptos Narrow" w:hAnsi="Aptos Narrow"/>
                <w:color w:val="000000"/>
                <w:sz w:val="24"/>
                <w:szCs w:val="24"/>
              </w:rPr>
              <w:t xml:space="preserve"> to improve the quality of the measures and analysis. The SMA performs prescriptive analytics to define actions that will affect outcomes, rather than just predicting the outcomes from actions that have occurred to inform decision-making for the capability.</w:t>
            </w:r>
          </w:p>
        </w:tc>
      </w:tr>
    </w:tbl>
    <w:p w14:paraId="65B4E082" w14:textId="77777777" w:rsidR="008F7A27" w:rsidRDefault="008F7A27">
      <w:pPr>
        <w:rPr>
          <w:rFonts w:ascii="Aptos Narrow" w:eastAsia="Times New Roman" w:hAnsi="Aptos Narrow" w:cs="Times New Roman"/>
          <w:i/>
          <w:iCs/>
          <w:color w:val="000000" w:themeColor="text1"/>
        </w:rPr>
      </w:pPr>
      <w:r>
        <w:rPr>
          <w:rFonts w:ascii="Aptos Narrow" w:eastAsia="Times New Roman" w:hAnsi="Aptos Narrow" w:cs="Times New Roman"/>
          <w:i/>
          <w:iCs/>
          <w:color w:val="000000" w:themeColor="text1"/>
        </w:rPr>
        <w:br w:type="page"/>
      </w:r>
    </w:p>
    <w:tbl>
      <w:tblPr>
        <w:tblW w:w="5409" w:type="pct"/>
        <w:tblLayout w:type="fixed"/>
        <w:tblCellMar>
          <w:left w:w="14" w:type="dxa"/>
          <w:right w:w="14" w:type="dxa"/>
        </w:tblCellMar>
        <w:tblLook w:val="0420" w:firstRow="1" w:lastRow="0" w:firstColumn="0" w:lastColumn="0" w:noHBand="0" w:noVBand="1"/>
        <w:tblCaption w:val="Table 23: Aspect – Information Analysis (continued)"/>
        <w:tblDescription w:val="Table 23 (continued) provides five levels of maturity criteria and suggested documentation for the aspect – Information Analysis, within the Information Architecture (IA) Maturity Criteria."/>
      </w:tblPr>
      <w:tblGrid>
        <w:gridCol w:w="1699"/>
        <w:gridCol w:w="2462"/>
        <w:gridCol w:w="2462"/>
        <w:gridCol w:w="2462"/>
        <w:gridCol w:w="2462"/>
        <w:gridCol w:w="2462"/>
      </w:tblGrid>
      <w:tr w:rsidR="00777ED4" w:rsidRPr="00610C93" w14:paraId="313C345D" w14:textId="77777777" w:rsidTr="00D46F50">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583553C" w14:textId="1A60A662"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A69C1A0" w14:textId="02B03363"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1C57EE3" w14:textId="30CEC1C8"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A186DC" w14:textId="06ECF019"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BF68D5" w14:textId="4AC3ABC6"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5D54170" w14:textId="6886A955"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5: Optimized</w:t>
            </w:r>
          </w:p>
        </w:tc>
      </w:tr>
      <w:tr w:rsidR="00777ED4" w:rsidRPr="005703D5" w14:paraId="4B74B5D5" w14:textId="77777777" w:rsidTr="00D46F50">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7D23C4F" w14:textId="0061C73C" w:rsidR="00923D87" w:rsidRDefault="00923D87"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5DFADE5D" w14:textId="60CB1AAE" w:rsidR="00923D87" w:rsidRDefault="00AC4A95" w:rsidP="008F7A27">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C318BA5" w14:textId="5ED3C1E2"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N/A</w:t>
            </w:r>
            <w:r w:rsidR="00B126FA" w:rsidRPr="00610C93">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3C72E6F"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Report Catalog</w:t>
            </w:r>
            <w:r w:rsidRPr="00610C93">
              <w:rPr>
                <w:rFonts w:ascii="Aptos Narrow" w:hAnsi="Aptos Narrow"/>
                <w:color w:val="000000"/>
                <w:sz w:val="24"/>
                <w:szCs w:val="24"/>
              </w:rPr>
              <w:br/>
              <w:t>- Measure Catalog</w:t>
            </w:r>
            <w:r w:rsidRPr="00610C93">
              <w:rPr>
                <w:rFonts w:ascii="Aptos Narrow" w:hAnsi="Aptos Narrow"/>
                <w:color w:val="000000"/>
                <w:sz w:val="24"/>
                <w:szCs w:val="24"/>
              </w:rPr>
              <w:br/>
              <w:t>- Measure Specification</w:t>
            </w:r>
            <w:r w:rsidRPr="00610C93">
              <w:rPr>
                <w:rFonts w:ascii="Aptos Narrow" w:hAnsi="Aptos Narrow"/>
                <w:color w:val="000000"/>
                <w:sz w:val="24"/>
                <w:szCs w:val="24"/>
              </w:rPr>
              <w:br/>
              <w:t>- Descriptive Analytics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B4D049B" w14:textId="69F9558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Measure Standard</w:t>
            </w:r>
            <w:r w:rsidR="00C8164F">
              <w:rPr>
                <w:rFonts w:ascii="Aptos Narrow" w:hAnsi="Aptos Narrow"/>
                <w:color w:val="000000"/>
                <w:sz w:val="24"/>
                <w:szCs w:val="24"/>
              </w:rPr>
              <w:t>s</w:t>
            </w:r>
          </w:p>
          <w:p w14:paraId="34B69590"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Example Measure Calculation</w:t>
            </w:r>
          </w:p>
          <w:p w14:paraId="5B94745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Prescriptive Analytics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93F8B23" w14:textId="6364B52B" w:rsidR="00777ED4" w:rsidRPr="00610C93" w:rsidRDefault="00912742" w:rsidP="00F42950">
            <w:pPr>
              <w:pStyle w:val="Tablebullet1"/>
              <w:rPr>
                <w:rFonts w:ascii="Aptos Narrow" w:hAnsi="Aptos Narrow"/>
                <w:sz w:val="24"/>
                <w:szCs w:val="24"/>
              </w:rPr>
            </w:pPr>
            <w:r>
              <w:rPr>
                <w:rFonts w:ascii="Aptos Narrow" w:hAnsi="Aptos Narrow"/>
                <w:color w:val="000000"/>
                <w:sz w:val="24"/>
                <w:szCs w:val="24"/>
              </w:rPr>
              <w:t xml:space="preserve">Report/Measure </w:t>
            </w:r>
            <w:r w:rsidR="00777ED4" w:rsidRPr="00610C93">
              <w:rPr>
                <w:rFonts w:ascii="Aptos Narrow" w:hAnsi="Aptos Narrow"/>
                <w:color w:val="000000"/>
                <w:sz w:val="24"/>
                <w:szCs w:val="24"/>
              </w:rPr>
              <w:t>Metadata Repository Screenshots</w:t>
            </w:r>
          </w:p>
          <w:p w14:paraId="45C9A8A3" w14:textId="1EE7169E" w:rsidR="00777ED4" w:rsidRPr="00610C93" w:rsidRDefault="009B3BB3" w:rsidP="00F42950">
            <w:pPr>
              <w:pStyle w:val="Tablebullet1"/>
              <w:rPr>
                <w:rFonts w:ascii="Aptos Narrow" w:hAnsi="Aptos Narrow"/>
                <w:sz w:val="24"/>
                <w:szCs w:val="24"/>
              </w:rPr>
            </w:pPr>
            <w:r w:rsidRPr="00610C93">
              <w:rPr>
                <w:rFonts w:ascii="Aptos Narrow" w:hAnsi="Aptos Narrow"/>
                <w:color w:val="000000"/>
                <w:sz w:val="24"/>
                <w:szCs w:val="24"/>
              </w:rPr>
              <w:t xml:space="preserve">Report/Measure </w:t>
            </w:r>
            <w:r w:rsidR="00777ED4" w:rsidRPr="00610C93">
              <w:rPr>
                <w:rFonts w:ascii="Aptos Narrow" w:hAnsi="Aptos Narrow"/>
                <w:color w:val="000000"/>
                <w:sz w:val="24"/>
                <w:szCs w:val="24"/>
              </w:rPr>
              <w:t>Metamodel</w:t>
            </w:r>
          </w:p>
          <w:p w14:paraId="645756C5"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Metadata Repository Operating Model</w:t>
            </w:r>
          </w:p>
          <w:p w14:paraId="05A8B071"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Report/Measure Metadata Repository Change Workflow</w:t>
            </w:r>
          </w:p>
          <w:p w14:paraId="33858F9B"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Example Predictive analytical model</w:t>
            </w:r>
          </w:p>
          <w:p w14:paraId="25E2FBC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Predictive Analytics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FE1222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Business Intelligence &amp; Data Science Process Diagram</w:t>
            </w:r>
          </w:p>
          <w:p w14:paraId="4AE75854" w14:textId="263DD582"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 xml:space="preserve">Business Intelligence &amp; Data Science </w:t>
            </w:r>
            <w:r w:rsidR="00A4681E">
              <w:rPr>
                <w:rFonts w:ascii="Aptos Narrow" w:hAnsi="Aptos Narrow"/>
                <w:color w:val="000000"/>
                <w:sz w:val="24"/>
                <w:szCs w:val="24"/>
              </w:rPr>
              <w:t>SOP</w:t>
            </w:r>
          </w:p>
          <w:p w14:paraId="28347086"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Business Intelligence &amp; Data Science Standard Documentation</w:t>
            </w:r>
          </w:p>
          <w:p w14:paraId="7ECD8EA1"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Business Intelligence &amp; Data Science Metadata Requirements</w:t>
            </w:r>
          </w:p>
          <w:p w14:paraId="2EE5C168" w14:textId="1C078AAF" w:rsidR="00777ED4" w:rsidRPr="00610C93" w:rsidRDefault="00D05BFF" w:rsidP="00F42950">
            <w:pPr>
              <w:pStyle w:val="Tablebullet1"/>
              <w:rPr>
                <w:rFonts w:ascii="Aptos Narrow" w:hAnsi="Aptos Narrow"/>
                <w:sz w:val="24"/>
                <w:szCs w:val="24"/>
              </w:rPr>
            </w:pPr>
            <w:r>
              <w:rPr>
                <w:rFonts w:ascii="Aptos Narrow" w:hAnsi="Aptos Narrow"/>
                <w:color w:val="000000"/>
                <w:sz w:val="24"/>
                <w:szCs w:val="24"/>
              </w:rPr>
              <w:t xml:space="preserve">Previous </w:t>
            </w:r>
            <w:r w:rsidR="00777ED4" w:rsidRPr="00610C93">
              <w:rPr>
                <w:rFonts w:ascii="Aptos Narrow" w:hAnsi="Aptos Narrow"/>
                <w:color w:val="000000"/>
                <w:sz w:val="24"/>
                <w:szCs w:val="24"/>
              </w:rPr>
              <w:t xml:space="preserve">Business Intelligence &amp; Data Science MITA </w:t>
            </w:r>
            <w:r>
              <w:rPr>
                <w:rFonts w:ascii="Aptos Narrow" w:hAnsi="Aptos Narrow"/>
                <w:color w:val="000000"/>
                <w:sz w:val="24"/>
                <w:szCs w:val="24"/>
              </w:rPr>
              <w:t xml:space="preserve">Maturity </w:t>
            </w:r>
            <w:r w:rsidR="004D452C">
              <w:rPr>
                <w:rFonts w:ascii="Aptos Narrow" w:hAnsi="Aptos Narrow"/>
                <w:color w:val="000000"/>
                <w:sz w:val="24"/>
                <w:szCs w:val="24"/>
              </w:rPr>
              <w:t>Profile</w:t>
            </w:r>
          </w:p>
          <w:p w14:paraId="3F3983A1"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Prescribe Analytics Model</w:t>
            </w:r>
          </w:p>
          <w:p w14:paraId="1C7B90F5"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Prescribe Analytics Results</w:t>
            </w:r>
          </w:p>
        </w:tc>
      </w:tr>
    </w:tbl>
    <w:p w14:paraId="21494558" w14:textId="77777777" w:rsidR="008F7A27" w:rsidRDefault="008F7A27">
      <w:r>
        <w:br w:type="page"/>
      </w:r>
    </w:p>
    <w:p w14:paraId="15DF213B" w14:textId="3A474D31" w:rsidR="00777ED4" w:rsidRPr="000267DC" w:rsidRDefault="00777ED4" w:rsidP="00777ED4">
      <w:pPr>
        <w:pStyle w:val="Heading2"/>
      </w:pPr>
      <w:bookmarkStart w:id="30" w:name="_Toc230872732"/>
      <w:r>
        <w:lastRenderedPageBreak/>
        <w:t xml:space="preserve">Table </w:t>
      </w:r>
      <w:r w:rsidR="00463893">
        <w:t>24</w:t>
      </w:r>
      <w:r>
        <w:t xml:space="preserve">: </w:t>
      </w:r>
      <w:r w:rsidRPr="000267DC">
        <w:t>Aspect</w:t>
      </w:r>
      <w:r>
        <w:t xml:space="preserve"> </w:t>
      </w:r>
      <w:r w:rsidR="00815549">
        <w:t>–</w:t>
      </w:r>
      <w:r w:rsidRPr="000267DC">
        <w:t xml:space="preserve"> Information </w:t>
      </w:r>
      <w:r>
        <w:t>Exchange</w:t>
      </w:r>
      <w:bookmarkEnd w:id="30"/>
    </w:p>
    <w:p w14:paraId="2C0A8B6F" w14:textId="6D669F61" w:rsidR="00777ED4" w:rsidRPr="00FA29C3" w:rsidRDefault="00777ED4" w:rsidP="00016336">
      <w:pPr>
        <w:spacing w:line="240" w:lineRule="auto"/>
        <w:rPr>
          <w:rFonts w:ascii="Aptos Narrow" w:eastAsia="Times New Roman" w:hAnsi="Aptos Narrow" w:cs="Times New Roman"/>
          <w:i/>
          <w:iCs/>
          <w:color w:val="000000"/>
          <w:kern w:val="0"/>
          <w14:ligatures w14:val="none"/>
        </w:rPr>
      </w:pPr>
      <w:r w:rsidRPr="00FA29C3">
        <w:rPr>
          <w:rFonts w:ascii="Aptos Narrow" w:eastAsia="Times New Roman" w:hAnsi="Aptos Narrow" w:cs="Times New Roman"/>
          <w:i/>
          <w:iCs/>
          <w:color w:val="000000"/>
          <w:kern w:val="0"/>
          <w14:ligatures w14:val="none"/>
        </w:rPr>
        <w:t>Is the information used to support this capability classified so that stakeholders can understand any security or privacy requirements associated with the access and use of the information?</w:t>
      </w:r>
    </w:p>
    <w:tbl>
      <w:tblPr>
        <w:tblW w:w="5409" w:type="pct"/>
        <w:tblLayout w:type="fixed"/>
        <w:tblCellMar>
          <w:left w:w="14" w:type="dxa"/>
          <w:right w:w="14" w:type="dxa"/>
        </w:tblCellMar>
        <w:tblLook w:val="0420" w:firstRow="1" w:lastRow="0" w:firstColumn="0" w:lastColumn="0" w:noHBand="0" w:noVBand="1"/>
      </w:tblPr>
      <w:tblGrid>
        <w:gridCol w:w="1699"/>
        <w:gridCol w:w="2462"/>
        <w:gridCol w:w="2462"/>
        <w:gridCol w:w="2462"/>
        <w:gridCol w:w="2462"/>
        <w:gridCol w:w="2462"/>
      </w:tblGrid>
      <w:tr w:rsidR="00016336" w:rsidRPr="00610C93" w14:paraId="35E75D38" w14:textId="77777777">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2160A11" w14:textId="70756ECE" w:rsidR="00016336" w:rsidRPr="00610C93"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28D0ADD" w14:textId="111B08D5" w:rsidR="00016336" w:rsidRPr="00610C93" w:rsidRDefault="00016336">
            <w:pPr>
              <w:pStyle w:val="TableColumnHeading"/>
              <w:keepNext/>
              <w:keepLines/>
              <w:spacing w:before="60" w:after="60"/>
              <w:rPr>
                <w:rFonts w:ascii="Aptos Narrow" w:hAnsi="Aptos Narrow"/>
                <w:sz w:val="24"/>
                <w:szCs w:val="24"/>
              </w:rPr>
            </w:pPr>
            <w:r w:rsidRPr="00610C93">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2EA83DB" w14:textId="1A2EB9AE" w:rsidR="00016336" w:rsidRPr="00610C93" w:rsidRDefault="00016336" w:rsidP="00262351">
            <w:pPr>
              <w:pStyle w:val="TableColumnHeading"/>
              <w:keepNext/>
              <w:keepLines/>
              <w:spacing w:before="60" w:after="60"/>
              <w:rPr>
                <w:rFonts w:ascii="Aptos Narrow" w:hAnsi="Aptos Narrow"/>
                <w:sz w:val="24"/>
                <w:szCs w:val="24"/>
              </w:rPr>
            </w:pPr>
            <w:r w:rsidRPr="00610C93">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9D16B63" w14:textId="3C08E223" w:rsidR="00016336" w:rsidRPr="00610C93" w:rsidRDefault="00016336">
            <w:pPr>
              <w:pStyle w:val="TableColumnHeading"/>
              <w:keepNext/>
              <w:keepLines/>
              <w:spacing w:before="60" w:after="60"/>
              <w:rPr>
                <w:rFonts w:ascii="Aptos Narrow" w:hAnsi="Aptos Narrow"/>
                <w:sz w:val="24"/>
                <w:szCs w:val="24"/>
              </w:rPr>
            </w:pPr>
            <w:r w:rsidRPr="00610C93">
              <w:rPr>
                <w:rFonts w:ascii="Aptos Narrow" w:hAnsi="Aptos Narrow"/>
                <w:sz w:val="24"/>
                <w:szCs w:val="24"/>
              </w:rPr>
              <w:t>Level 3:</w:t>
            </w:r>
            <w:r w:rsidR="00262351">
              <w:rPr>
                <w:rFonts w:ascii="Aptos Narrow" w:hAnsi="Aptos Narrow"/>
                <w:sz w:val="24"/>
                <w:szCs w:val="24"/>
              </w:rPr>
              <w:t xml:space="preserve"> </w:t>
            </w:r>
            <w:r w:rsidRPr="00610C93">
              <w:rPr>
                <w:rFonts w:ascii="Aptos Narrow" w:hAnsi="Aptos Narrow"/>
                <w:sz w:val="24"/>
                <w:szCs w:val="24"/>
              </w:rP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2116E22" w14:textId="3BD8213F" w:rsidR="00016336" w:rsidRPr="00610C93" w:rsidRDefault="00016336">
            <w:pPr>
              <w:pStyle w:val="TableColumnHeading"/>
              <w:keepNext/>
              <w:keepLines/>
              <w:spacing w:before="60" w:after="60"/>
              <w:rPr>
                <w:rFonts w:ascii="Aptos Narrow" w:hAnsi="Aptos Narrow"/>
                <w:sz w:val="24"/>
                <w:szCs w:val="24"/>
              </w:rPr>
            </w:pPr>
            <w:r w:rsidRPr="00610C93">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DD16A4A" w14:textId="4212C9AF" w:rsidR="00016336" w:rsidRPr="00610C93" w:rsidRDefault="00016336" w:rsidP="00262351">
            <w:pPr>
              <w:pStyle w:val="TableColumnHeading"/>
              <w:keepNext/>
              <w:keepLines/>
              <w:spacing w:before="60" w:after="60"/>
              <w:rPr>
                <w:rFonts w:ascii="Aptos Narrow" w:hAnsi="Aptos Narrow"/>
                <w:sz w:val="24"/>
                <w:szCs w:val="24"/>
              </w:rPr>
            </w:pPr>
            <w:r w:rsidRPr="00610C93">
              <w:rPr>
                <w:rFonts w:ascii="Aptos Narrow" w:hAnsi="Aptos Narrow"/>
                <w:sz w:val="24"/>
                <w:szCs w:val="24"/>
              </w:rPr>
              <w:t>Level 5: Optimized</w:t>
            </w:r>
          </w:p>
        </w:tc>
      </w:tr>
      <w:tr w:rsidR="00016336" w:rsidRPr="00610C93" w14:paraId="6287F490" w14:textId="77777777">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7EFFA00" w14:textId="4F7DB31F" w:rsidR="00016336" w:rsidRPr="00610C93" w:rsidRDefault="00016336">
            <w:pPr>
              <w:pStyle w:val="TableText"/>
              <w:keepNext/>
              <w:keepLines/>
              <w:rPr>
                <w:rFonts w:ascii="Aptos Narrow" w:hAnsi="Aptos Narrow"/>
                <w:b/>
                <w:sz w:val="24"/>
                <w:szCs w:val="24"/>
              </w:rPr>
            </w:pPr>
            <w:r w:rsidRPr="00610C93">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C567E83" w14:textId="77777777" w:rsidR="00016336" w:rsidRPr="00610C93" w:rsidRDefault="00016336">
            <w:pPr>
              <w:pStyle w:val="TableText"/>
              <w:rPr>
                <w:rFonts w:ascii="Aptos Narrow" w:hAnsi="Aptos Narrow"/>
                <w:color w:val="000000"/>
                <w:sz w:val="24"/>
                <w:szCs w:val="24"/>
              </w:rPr>
            </w:pPr>
            <w:r w:rsidRPr="00610C93">
              <w:rPr>
                <w:rFonts w:ascii="Aptos Narrow" w:hAnsi="Aptos Narrow"/>
                <w:sz w:val="24"/>
                <w:szCs w:val="24"/>
              </w:rPr>
              <w:t>Information assets for every exchange of information that supports this capability have not been identified and documented.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D401705" w14:textId="77777777" w:rsidR="00016336" w:rsidRPr="00610C93" w:rsidRDefault="00016336">
            <w:pPr>
              <w:pStyle w:val="TableText"/>
              <w:rPr>
                <w:rFonts w:ascii="Aptos Narrow" w:hAnsi="Aptos Narrow"/>
                <w:color w:val="000000"/>
                <w:sz w:val="24"/>
                <w:szCs w:val="24"/>
              </w:rPr>
            </w:pPr>
            <w:r w:rsidRPr="00610C93">
              <w:rPr>
                <w:rFonts w:ascii="Aptos Narrow" w:hAnsi="Aptos Narrow"/>
                <w:sz w:val="24"/>
                <w:szCs w:val="24"/>
              </w:rPr>
              <w:t>Information assets for every exchange of information that supports this capability have been identified and documented, but those Information assets have not been aligned to data standards</w:t>
            </w:r>
            <w:r w:rsidRPr="529C7B88">
              <w:rPr>
                <w:rFonts w:ascii="Aptos Narrow" w:hAnsi="Aptos Narrow"/>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EBFF3D4" w14:textId="77777777" w:rsidR="00016336" w:rsidRPr="00610C93" w:rsidRDefault="00016336">
            <w:pPr>
              <w:pStyle w:val="TableText"/>
              <w:rPr>
                <w:rFonts w:ascii="Aptos Narrow" w:hAnsi="Aptos Narrow"/>
                <w:sz w:val="24"/>
                <w:szCs w:val="24"/>
              </w:rPr>
            </w:pPr>
            <w:r w:rsidRPr="00610C93">
              <w:rPr>
                <w:rFonts w:ascii="Aptos Narrow" w:hAnsi="Aptos Narrow"/>
                <w:color w:val="000000"/>
                <w:sz w:val="24"/>
                <w:szCs w:val="24"/>
              </w:rPr>
              <w:t xml:space="preserve">Structure data standards that meet the business needs have been identified for every exchange of information that supports this capability and are traced to the applicable information asset. The detailed transformation logic and related metadata </w:t>
            </w:r>
            <w:r>
              <w:rPr>
                <w:rFonts w:ascii="Aptos Narrow" w:hAnsi="Aptos Narrow"/>
                <w:color w:val="000000"/>
                <w:sz w:val="24"/>
                <w:szCs w:val="24"/>
              </w:rPr>
              <w:t>are</w:t>
            </w:r>
            <w:r w:rsidRPr="00610C93">
              <w:rPr>
                <w:rFonts w:ascii="Aptos Narrow" w:hAnsi="Aptos Narrow"/>
                <w:color w:val="000000"/>
                <w:sz w:val="24"/>
                <w:szCs w:val="24"/>
              </w:rPr>
              <w:t xml:space="preserve"> not being captured in a central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4FA0421" w14:textId="77777777" w:rsidR="00016336" w:rsidRPr="00610C93" w:rsidRDefault="00016336">
            <w:pPr>
              <w:pStyle w:val="TableText"/>
              <w:rPr>
                <w:rFonts w:ascii="Aptos Narrow" w:hAnsi="Aptos Narrow"/>
                <w:sz w:val="24"/>
                <w:szCs w:val="24"/>
              </w:rPr>
            </w:pPr>
            <w:r w:rsidRPr="00610C93">
              <w:rPr>
                <w:rFonts w:ascii="Aptos Narrow" w:hAnsi="Aptos Narrow"/>
                <w:color w:val="000000"/>
                <w:sz w:val="24"/>
                <w:szCs w:val="24"/>
              </w:rPr>
              <w:t xml:space="preserve">Detailed documentation about how data moves across the enterprise, including detailed transformation logic, has been documented, is traced to the applicable information assets maintained in a central metadata repository that is accessible to stakeholders to search, discover and identify impacts of data exchange modifications. </w:t>
            </w:r>
            <w:r>
              <w:rPr>
                <w:rFonts w:ascii="Aptos Narrow" w:hAnsi="Aptos Narrow"/>
                <w:sz w:val="24"/>
                <w:szCs w:val="24"/>
              </w:rPr>
              <w:t>However, the SOPs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67D1FFD" w14:textId="77777777" w:rsidR="00016336" w:rsidRDefault="00016336">
            <w:pPr>
              <w:pStyle w:val="TableText"/>
              <w:rPr>
                <w:rFonts w:ascii="Aptos Narrow" w:hAnsi="Aptos Narrow"/>
                <w:color w:val="000000"/>
                <w:sz w:val="24"/>
                <w:szCs w:val="24"/>
              </w:rPr>
            </w:pPr>
            <w:r w:rsidRPr="00610C93">
              <w:rPr>
                <w:rFonts w:ascii="Aptos Narrow" w:hAnsi="Aptos Narrow"/>
                <w:color w:val="000000"/>
                <w:sz w:val="24"/>
                <w:szCs w:val="24"/>
              </w:rPr>
              <w:t xml:space="preserve">All information exchanges that support this capability align to enterprise data integration and interoperability </w:t>
            </w:r>
          </w:p>
          <w:p w14:paraId="0DC646DA" w14:textId="77777777" w:rsidR="00016336" w:rsidRDefault="00016336">
            <w:pPr>
              <w:pStyle w:val="TableText"/>
              <w:numPr>
                <w:ilvl w:val="1"/>
                <w:numId w:val="37"/>
              </w:numPr>
              <w:ind w:left="346"/>
              <w:rPr>
                <w:rFonts w:ascii="Aptos Narrow" w:hAnsi="Aptos Narrow"/>
                <w:color w:val="000000"/>
                <w:sz w:val="24"/>
                <w:szCs w:val="24"/>
              </w:rPr>
            </w:pPr>
            <w:r w:rsidRPr="00610C93">
              <w:rPr>
                <w:rFonts w:ascii="Aptos Narrow" w:hAnsi="Aptos Narrow"/>
                <w:color w:val="000000"/>
                <w:sz w:val="24"/>
                <w:szCs w:val="24"/>
              </w:rPr>
              <w:t>Outcomes &amp; Metrics</w:t>
            </w:r>
          </w:p>
          <w:p w14:paraId="5E017B74" w14:textId="77777777" w:rsidR="00016336" w:rsidRDefault="00016336">
            <w:pPr>
              <w:pStyle w:val="TableText"/>
              <w:numPr>
                <w:ilvl w:val="1"/>
                <w:numId w:val="37"/>
              </w:numPr>
              <w:ind w:left="346"/>
              <w:rPr>
                <w:rFonts w:ascii="Aptos Narrow" w:hAnsi="Aptos Narrow"/>
                <w:color w:val="000000"/>
                <w:sz w:val="24"/>
                <w:szCs w:val="24"/>
              </w:rPr>
            </w:pPr>
            <w:r w:rsidRPr="00610C93">
              <w:rPr>
                <w:rFonts w:ascii="Aptos Narrow" w:hAnsi="Aptos Narrow"/>
                <w:color w:val="000000"/>
                <w:sz w:val="24"/>
                <w:szCs w:val="24"/>
              </w:rPr>
              <w:t>Processes &amp; procedures</w:t>
            </w:r>
          </w:p>
          <w:p w14:paraId="340BA165" w14:textId="77777777" w:rsidR="00016336" w:rsidRDefault="00016336">
            <w:pPr>
              <w:pStyle w:val="TableText"/>
              <w:numPr>
                <w:ilvl w:val="1"/>
                <w:numId w:val="37"/>
              </w:numPr>
              <w:ind w:left="346"/>
              <w:rPr>
                <w:rFonts w:ascii="Aptos Narrow" w:hAnsi="Aptos Narrow"/>
                <w:color w:val="000000"/>
                <w:sz w:val="24"/>
                <w:szCs w:val="24"/>
              </w:rPr>
            </w:pPr>
            <w:r w:rsidRPr="00610C93">
              <w:rPr>
                <w:rFonts w:ascii="Aptos Narrow" w:hAnsi="Aptos Narrow"/>
                <w:color w:val="000000"/>
                <w:sz w:val="24"/>
                <w:szCs w:val="24"/>
              </w:rPr>
              <w:t>Policies &amp; Standards</w:t>
            </w:r>
          </w:p>
          <w:p w14:paraId="31C36263" w14:textId="77777777" w:rsidR="00016336" w:rsidRDefault="00016336">
            <w:pPr>
              <w:pStyle w:val="TableText"/>
              <w:numPr>
                <w:ilvl w:val="1"/>
                <w:numId w:val="37"/>
              </w:numPr>
              <w:ind w:left="346"/>
              <w:rPr>
                <w:rFonts w:ascii="Aptos Narrow" w:hAnsi="Aptos Narrow"/>
                <w:color w:val="000000"/>
                <w:sz w:val="24"/>
                <w:szCs w:val="24"/>
              </w:rPr>
            </w:pPr>
            <w:r w:rsidRPr="00610C93">
              <w:rPr>
                <w:rFonts w:ascii="Aptos Narrow" w:hAnsi="Aptos Narrow"/>
                <w:color w:val="000000"/>
                <w:sz w:val="24"/>
                <w:szCs w:val="24"/>
              </w:rPr>
              <w:t>Metadata requirements</w:t>
            </w:r>
          </w:p>
          <w:p w14:paraId="0940D0A8" w14:textId="069F8BD0" w:rsidR="00016336" w:rsidRDefault="00016336">
            <w:pPr>
              <w:pStyle w:val="TableText"/>
              <w:numPr>
                <w:ilvl w:val="1"/>
                <w:numId w:val="37"/>
              </w:numPr>
              <w:ind w:left="346"/>
              <w:rPr>
                <w:rFonts w:ascii="Aptos Narrow" w:hAnsi="Aptos Narrow"/>
                <w:color w:val="000000"/>
                <w:sz w:val="24"/>
                <w:szCs w:val="24"/>
              </w:rPr>
            </w:pPr>
            <w:r w:rsidRPr="00610C93">
              <w:rPr>
                <w:rFonts w:ascii="Aptos Narrow" w:hAnsi="Aptos Narrow"/>
                <w:color w:val="000000"/>
                <w:sz w:val="24"/>
                <w:szCs w:val="24"/>
              </w:rPr>
              <w:t xml:space="preserve">Technology </w:t>
            </w:r>
          </w:p>
          <w:p w14:paraId="169162CC" w14:textId="77777777" w:rsidR="00016336" w:rsidRPr="00610C93" w:rsidRDefault="00016336">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Pr="00062CB4">
              <w:rPr>
                <w:rFonts w:ascii="Aptos Narrow" w:hAnsi="Aptos Narrow"/>
                <w:color w:val="000000"/>
                <w:sz w:val="24"/>
                <w:szCs w:val="24"/>
              </w:rPr>
              <w:t xml:space="preserve"> </w:t>
            </w:r>
            <w:r w:rsidRPr="00610C93">
              <w:rPr>
                <w:rFonts w:ascii="Aptos Narrow" w:hAnsi="Aptos Narrow"/>
                <w:color w:val="000000"/>
                <w:sz w:val="24"/>
                <w:szCs w:val="24"/>
              </w:rPr>
              <w:t>to improve the quality of the exchange of information.</w:t>
            </w:r>
          </w:p>
        </w:tc>
      </w:tr>
    </w:tbl>
    <w:p w14:paraId="4928CE96" w14:textId="77777777" w:rsidR="00016336" w:rsidRDefault="00016336">
      <w:pPr>
        <w:rPr>
          <w:rFonts w:ascii="Aptos Narrow" w:eastAsia="Times New Roman" w:hAnsi="Aptos Narrow" w:cs="Times New Roman"/>
          <w:i/>
          <w:iCs/>
          <w:color w:val="000000"/>
          <w:kern w:val="0"/>
          <w14:ligatures w14:val="none"/>
        </w:rPr>
      </w:pPr>
      <w:r>
        <w:rPr>
          <w:rFonts w:ascii="Aptos Narrow" w:eastAsia="Times New Roman" w:hAnsi="Aptos Narrow" w:cs="Times New Roman"/>
          <w:i/>
          <w:iCs/>
          <w:color w:val="000000"/>
          <w:kern w:val="0"/>
          <w14:ligatures w14:val="none"/>
        </w:rPr>
        <w:br w:type="page"/>
      </w:r>
    </w:p>
    <w:tbl>
      <w:tblPr>
        <w:tblW w:w="5409" w:type="pct"/>
        <w:tblLayout w:type="fixed"/>
        <w:tblCellMar>
          <w:left w:w="14" w:type="dxa"/>
          <w:right w:w="14" w:type="dxa"/>
        </w:tblCellMar>
        <w:tblLook w:val="0420" w:firstRow="1" w:lastRow="0" w:firstColumn="0" w:lastColumn="0" w:noHBand="0" w:noVBand="1"/>
        <w:tblCaption w:val="Table 24: Aspect – Information Exchange (continued)"/>
        <w:tblDescription w:val="Table 24 (continued) provides five levels of maturity criteria and suggested documentation for the aspect – Information Exchange, within the Information Architecture (IA) Maturity Criteria."/>
      </w:tblPr>
      <w:tblGrid>
        <w:gridCol w:w="1699"/>
        <w:gridCol w:w="2462"/>
        <w:gridCol w:w="2462"/>
        <w:gridCol w:w="2462"/>
        <w:gridCol w:w="2462"/>
        <w:gridCol w:w="2462"/>
      </w:tblGrid>
      <w:tr w:rsidR="00777ED4" w:rsidRPr="000D78CE" w14:paraId="39544287" w14:textId="77777777" w:rsidTr="00293532">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93E13D" w14:textId="0A2BF8DE"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334B8AD" w14:textId="65D02034"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2C38D43" w14:textId="54AF1AD5"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30F2C77" w14:textId="5CA5418E"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829A500" w14:textId="4AD0DF2B"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9FEA6DC" w14:textId="1222045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5: Optimized</w:t>
            </w:r>
          </w:p>
        </w:tc>
      </w:tr>
      <w:tr w:rsidR="00777ED4" w:rsidRPr="005703D5" w14:paraId="59902B14" w14:textId="77777777" w:rsidTr="00293532">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42E32DF" w14:textId="77777777" w:rsidR="00923D87" w:rsidRDefault="00923D87"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275CE8E8" w14:textId="1831E7B9" w:rsidR="00923D87" w:rsidRDefault="00F602C5" w:rsidP="00016336">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25FD15E" w14:textId="3EAF68D4"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N/A</w:t>
            </w:r>
            <w:r w:rsidR="00800DA3" w:rsidRPr="00610C93">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0EFC8C2"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Catalog</w:t>
            </w:r>
          </w:p>
          <w:p w14:paraId="29F58A80"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Flow Model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BCF2A0A" w14:textId="677F0D96"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Catalog</w:t>
            </w:r>
            <w:r w:rsidR="00B93BD3" w:rsidRPr="00610C93">
              <w:rPr>
                <w:rFonts w:ascii="Aptos Narrow" w:hAnsi="Aptos Narrow"/>
                <w:color w:val="000000"/>
                <w:sz w:val="24"/>
                <w:szCs w:val="24"/>
              </w:rPr>
              <w:t xml:space="preserve"> with Standards</w:t>
            </w:r>
          </w:p>
          <w:p w14:paraId="658C9DCB"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Standard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E8E5E9E"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Lineage Diagram</w:t>
            </w:r>
          </w:p>
          <w:p w14:paraId="16D0C67E" w14:textId="7D5FF742" w:rsidR="00777ED4" w:rsidRPr="00610C93" w:rsidRDefault="00B145EF" w:rsidP="00F42950">
            <w:pPr>
              <w:pStyle w:val="Tablebullet1"/>
              <w:rPr>
                <w:rFonts w:ascii="Aptos Narrow" w:hAnsi="Aptos Narrow"/>
                <w:sz w:val="24"/>
                <w:szCs w:val="24"/>
              </w:rPr>
            </w:pPr>
            <w:r>
              <w:rPr>
                <w:rFonts w:ascii="Aptos Narrow" w:hAnsi="Aptos Narrow"/>
                <w:color w:val="000000"/>
                <w:sz w:val="24"/>
                <w:szCs w:val="24"/>
              </w:rPr>
              <w:t xml:space="preserve">Data exchange </w:t>
            </w:r>
            <w:r w:rsidR="00777ED4" w:rsidRPr="00610C93">
              <w:rPr>
                <w:rFonts w:ascii="Aptos Narrow" w:hAnsi="Aptos Narrow"/>
                <w:color w:val="000000"/>
                <w:sz w:val="24"/>
                <w:szCs w:val="24"/>
              </w:rPr>
              <w:t>Map Specification</w:t>
            </w:r>
          </w:p>
          <w:p w14:paraId="625B833F" w14:textId="1A9A1A77" w:rsidR="00777ED4" w:rsidRPr="00610C93" w:rsidRDefault="00B145EF" w:rsidP="00F42950">
            <w:pPr>
              <w:pStyle w:val="Tablebullet1"/>
              <w:rPr>
                <w:rFonts w:ascii="Aptos Narrow" w:hAnsi="Aptos Narrow"/>
                <w:sz w:val="24"/>
                <w:szCs w:val="24"/>
              </w:rPr>
            </w:pPr>
            <w:r>
              <w:rPr>
                <w:rFonts w:ascii="Aptos Narrow" w:hAnsi="Aptos Narrow"/>
                <w:color w:val="000000"/>
                <w:sz w:val="24"/>
                <w:szCs w:val="24"/>
              </w:rPr>
              <w:t xml:space="preserve">Data exchange </w:t>
            </w:r>
            <w:r w:rsidR="00777ED4" w:rsidRPr="00610C93">
              <w:rPr>
                <w:rFonts w:ascii="Aptos Narrow" w:hAnsi="Aptos Narrow"/>
                <w:color w:val="000000"/>
                <w:sz w:val="24"/>
                <w:szCs w:val="24"/>
              </w:rPr>
              <w:t>Metadata Repository Screenshots</w:t>
            </w:r>
          </w:p>
          <w:p w14:paraId="6BC6FFEB" w14:textId="36DF3DAF" w:rsidR="00777ED4" w:rsidRPr="00610C93" w:rsidRDefault="00F06F24" w:rsidP="00F42950">
            <w:pPr>
              <w:pStyle w:val="Tablebullet1"/>
              <w:rPr>
                <w:rFonts w:ascii="Aptos Narrow" w:hAnsi="Aptos Narrow"/>
                <w:sz w:val="24"/>
                <w:szCs w:val="24"/>
              </w:rPr>
            </w:pPr>
            <w:r w:rsidRPr="00610C93">
              <w:rPr>
                <w:rFonts w:ascii="Aptos Narrow" w:hAnsi="Aptos Narrow"/>
                <w:color w:val="000000"/>
                <w:sz w:val="24"/>
                <w:szCs w:val="24"/>
              </w:rPr>
              <w:t xml:space="preserve">Data exchange </w:t>
            </w:r>
            <w:r w:rsidR="00777ED4" w:rsidRPr="00610C93">
              <w:rPr>
                <w:rFonts w:ascii="Aptos Narrow" w:hAnsi="Aptos Narrow"/>
                <w:color w:val="000000"/>
                <w:sz w:val="24"/>
                <w:szCs w:val="24"/>
              </w:rPr>
              <w:t>Metamodel</w:t>
            </w:r>
          </w:p>
          <w:p w14:paraId="4C54DA20" w14:textId="0CECD9AD" w:rsidR="00777ED4" w:rsidRPr="00610C93" w:rsidRDefault="00B145EF" w:rsidP="00F42950">
            <w:pPr>
              <w:pStyle w:val="Tablebullet1"/>
              <w:rPr>
                <w:rFonts w:ascii="Aptos Narrow" w:hAnsi="Aptos Narrow"/>
                <w:sz w:val="24"/>
                <w:szCs w:val="24"/>
              </w:rPr>
            </w:pPr>
            <w:r>
              <w:rPr>
                <w:rFonts w:ascii="Aptos Narrow" w:hAnsi="Aptos Narrow"/>
                <w:color w:val="000000"/>
                <w:sz w:val="24"/>
                <w:szCs w:val="24"/>
              </w:rPr>
              <w:t xml:space="preserve">Data exchange </w:t>
            </w:r>
            <w:r w:rsidR="00777ED4" w:rsidRPr="00610C93">
              <w:rPr>
                <w:rFonts w:ascii="Aptos Narrow" w:hAnsi="Aptos Narrow"/>
                <w:color w:val="000000"/>
                <w:sz w:val="24"/>
                <w:szCs w:val="24"/>
              </w:rPr>
              <w:t>Metadata Repository Operating Model</w:t>
            </w:r>
          </w:p>
          <w:p w14:paraId="6E40CBEC"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exchange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6DC15D2"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Integration and Interoperability Process Diagram</w:t>
            </w:r>
          </w:p>
          <w:p w14:paraId="043DE126" w14:textId="2D752CFD"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 xml:space="preserve">Data Integration and Interoperability </w:t>
            </w:r>
            <w:r w:rsidR="00A4681E">
              <w:rPr>
                <w:rFonts w:ascii="Aptos Narrow" w:hAnsi="Aptos Narrow"/>
                <w:color w:val="000000"/>
                <w:sz w:val="24"/>
                <w:szCs w:val="24"/>
              </w:rPr>
              <w:t>SOP</w:t>
            </w:r>
          </w:p>
          <w:p w14:paraId="54F329B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Integration and Interoperability Standard Documentation</w:t>
            </w:r>
          </w:p>
          <w:p w14:paraId="0F938907"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Integration and Interoperability Metadata Requirements</w:t>
            </w:r>
          </w:p>
          <w:p w14:paraId="29FC9295" w14:textId="4504ED83" w:rsidR="00777ED4" w:rsidRPr="00610C93" w:rsidRDefault="00B145EF" w:rsidP="00F42950">
            <w:pPr>
              <w:pStyle w:val="Tablebullet1"/>
              <w:rPr>
                <w:rFonts w:ascii="Aptos Narrow" w:hAnsi="Aptos Narrow"/>
                <w:sz w:val="24"/>
                <w:szCs w:val="24"/>
              </w:rPr>
            </w:pPr>
            <w:r>
              <w:rPr>
                <w:rFonts w:ascii="Aptos Narrow" w:hAnsi="Aptos Narrow"/>
                <w:color w:val="000000"/>
                <w:sz w:val="24"/>
                <w:szCs w:val="24"/>
              </w:rPr>
              <w:t xml:space="preserve">Previous </w:t>
            </w:r>
            <w:r w:rsidR="00777ED4" w:rsidRPr="00610C93">
              <w:rPr>
                <w:rFonts w:ascii="Aptos Narrow" w:hAnsi="Aptos Narrow"/>
                <w:color w:val="000000"/>
                <w:sz w:val="24"/>
                <w:szCs w:val="24"/>
              </w:rPr>
              <w:t xml:space="preserve">Data Integration and Interoperability MITA </w:t>
            </w:r>
            <w:r>
              <w:rPr>
                <w:rFonts w:ascii="Aptos Narrow" w:hAnsi="Aptos Narrow"/>
                <w:color w:val="000000"/>
                <w:sz w:val="24"/>
                <w:szCs w:val="24"/>
              </w:rPr>
              <w:t>Maturity Profile</w:t>
            </w:r>
          </w:p>
        </w:tc>
      </w:tr>
    </w:tbl>
    <w:p w14:paraId="56B95A8B" w14:textId="77777777" w:rsidR="00016336" w:rsidRDefault="00016336">
      <w:r>
        <w:br w:type="page"/>
      </w:r>
    </w:p>
    <w:p w14:paraId="241B7167" w14:textId="5ECB4E5A" w:rsidR="00777ED4" w:rsidRPr="000267DC" w:rsidRDefault="00777ED4" w:rsidP="00777ED4">
      <w:pPr>
        <w:pStyle w:val="Heading2"/>
      </w:pPr>
      <w:bookmarkStart w:id="31" w:name="_Toc230872733"/>
      <w:r>
        <w:lastRenderedPageBreak/>
        <w:t xml:space="preserve">Table </w:t>
      </w:r>
      <w:r w:rsidR="00463893">
        <w:t>25</w:t>
      </w:r>
      <w:r>
        <w:t xml:space="preserve">: </w:t>
      </w:r>
      <w:r w:rsidRPr="000267DC">
        <w:t>Aspect</w:t>
      </w:r>
      <w:r>
        <w:t xml:space="preserve"> </w:t>
      </w:r>
      <w:r w:rsidR="00463893">
        <w:t>–</w:t>
      </w:r>
      <w:r w:rsidR="00463893" w:rsidRPr="000267DC">
        <w:t xml:space="preserve"> </w:t>
      </w:r>
      <w:r w:rsidRPr="000267DC">
        <w:t>Information C</w:t>
      </w:r>
      <w:r>
        <w:t>ontent</w:t>
      </w:r>
      <w:bookmarkEnd w:id="31"/>
    </w:p>
    <w:p w14:paraId="5F71D758" w14:textId="6EB8FA88" w:rsidR="014987FD" w:rsidRDefault="014987FD" w:rsidP="00D9542E">
      <w:pPr>
        <w:spacing w:after="0" w:line="240" w:lineRule="auto"/>
        <w:rPr>
          <w:rFonts w:ascii="Aptos Narrow" w:eastAsia="Times New Roman" w:hAnsi="Aptos Narrow" w:cs="Times New Roman"/>
          <w:i/>
          <w:iCs/>
          <w:color w:val="000000" w:themeColor="text1"/>
        </w:rPr>
      </w:pPr>
      <w:r w:rsidRPr="00D9542E">
        <w:rPr>
          <w:rFonts w:ascii="Aptos Narrow" w:eastAsia="Times New Roman" w:hAnsi="Aptos Narrow" w:cs="Times New Roman"/>
          <w:i/>
          <w:iCs/>
          <w:color w:val="000000" w:themeColor="text1"/>
        </w:rPr>
        <w:t>Is the unstructured data (e.g. paper documents) that support this capability organized, controlled and categorized so that it can be stored, published and discovered by stakeholders that need it?</w:t>
      </w:r>
    </w:p>
    <w:tbl>
      <w:tblPr>
        <w:tblW w:w="5409" w:type="pct"/>
        <w:tblLayout w:type="fixed"/>
        <w:tblCellMar>
          <w:left w:w="14" w:type="dxa"/>
          <w:right w:w="14" w:type="dxa"/>
        </w:tblCellMar>
        <w:tblLook w:val="0420" w:firstRow="1" w:lastRow="0" w:firstColumn="0" w:lastColumn="0" w:noHBand="0" w:noVBand="1"/>
        <w:tblCaption w:val="Table 25: Aspect – Information Content"/>
        <w:tblDescription w:val="Table 25 provides five levels of maturity criteria and suggested documentation for the aspect – Information Content, within the Information Architecture (IA) Maturity Criteria."/>
      </w:tblPr>
      <w:tblGrid>
        <w:gridCol w:w="1699"/>
        <w:gridCol w:w="1806"/>
        <w:gridCol w:w="2250"/>
        <w:gridCol w:w="2160"/>
        <w:gridCol w:w="2880"/>
        <w:gridCol w:w="3214"/>
      </w:tblGrid>
      <w:tr w:rsidR="00777ED4" w:rsidRPr="000D78CE" w14:paraId="01B52FFA" w14:textId="77777777" w:rsidTr="003A0603">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C8614B4" w14:textId="49AAFC5B"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Maturity</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ED4F1B2" w14:textId="0C580F49"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1: Initial</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9821DF9" w14:textId="12C63F3A"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2: Developing</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FC4D22B" w14:textId="16E7351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3: Defined</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CBF8714" w14:textId="3EEC82B4"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4: Managed</w:t>
            </w:r>
          </w:p>
        </w:tc>
        <w:tc>
          <w:tcPr>
            <w:tcW w:w="3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5D39983" w14:textId="49953130"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5: Optimized</w:t>
            </w:r>
          </w:p>
        </w:tc>
      </w:tr>
      <w:tr w:rsidR="00777ED4" w:rsidRPr="000D78CE" w14:paraId="04CC893B" w14:textId="77777777" w:rsidTr="003A0603">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1EFE4730" w14:textId="30D3FC2A" w:rsidR="00777ED4" w:rsidRPr="00610C93" w:rsidRDefault="00E13E19" w:rsidP="00F42950">
            <w:pPr>
              <w:pStyle w:val="TableText"/>
              <w:keepNext/>
              <w:keepLines/>
              <w:rPr>
                <w:rFonts w:ascii="Aptos Narrow" w:hAnsi="Aptos Narrow"/>
                <w:b/>
                <w:sz w:val="24"/>
                <w:szCs w:val="24"/>
              </w:rPr>
            </w:pPr>
            <w:r w:rsidRPr="00610C93">
              <w:rPr>
                <w:rFonts w:ascii="Aptos Narrow" w:hAnsi="Aptos Narrow"/>
                <w:b/>
                <w:sz w:val="24"/>
                <w:szCs w:val="24"/>
              </w:rPr>
              <w:t>Maturity Criteria</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BFDCD37" w14:textId="3C75CA72"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unstructured data, documents and content that is used to support this capability have not been identified and documented. </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2B67A1D" w14:textId="09ECF533"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The unstructured data, documents and content that is used to support this capability have been identified and documented. Some documents exist that have not been converted to machine-readable and searchable content.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D77A125" w14:textId="0669B941"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All documents that are produced and/or used to support this capability are converted to machine-readable content and the content adheres to enterprise unstructured data standards</w:t>
            </w:r>
            <w:r w:rsidR="00CD48A8">
              <w:rPr>
                <w:rFonts w:ascii="Aptos Narrow" w:hAnsi="Aptos Narrow"/>
                <w:color w:val="000000"/>
                <w:sz w:val="24"/>
                <w:szCs w:val="24"/>
              </w:rPr>
              <w:t>, but is not organized, controlled, and categorized</w:t>
            </w:r>
            <w:r w:rsidR="0008181A">
              <w:rPr>
                <w:rFonts w:ascii="Aptos Narrow" w:hAnsi="Aptos Narrow"/>
                <w:color w:val="000000"/>
                <w:sz w:val="24"/>
                <w:szCs w:val="24"/>
              </w:rPr>
              <w:t xml:space="preserve"> for easy discovery.</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DE60E0E" w14:textId="78AF3BD6" w:rsidR="00E4681A" w:rsidRPr="00110522"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The unstructured data that supports this capability adheres to enterprise unstructured data standards and is organized, controlled and categorized so that it can be stored, published, discovered and easily accessed by stakeholders.</w:t>
            </w:r>
          </w:p>
          <w:p w14:paraId="516DF6F6" w14:textId="47E86B94" w:rsidR="00777ED4" w:rsidRPr="00610C93" w:rsidRDefault="00E4681A" w:rsidP="003A7B23">
            <w:pPr>
              <w:pStyle w:val="TableText"/>
              <w:spacing w:before="240"/>
              <w:rPr>
                <w:rFonts w:ascii="Aptos Narrow" w:hAnsi="Aptos Narrow"/>
                <w:sz w:val="24"/>
                <w:szCs w:val="24"/>
              </w:rPr>
            </w:pPr>
            <w:r>
              <w:rPr>
                <w:rFonts w:ascii="Aptos Narrow" w:hAnsi="Aptos Narrow"/>
                <w:sz w:val="24"/>
                <w:szCs w:val="24"/>
              </w:rPr>
              <w:t>T</w:t>
            </w:r>
            <w:r w:rsidR="00B371A0">
              <w:rPr>
                <w:rFonts w:ascii="Aptos Narrow" w:hAnsi="Aptos Narrow"/>
                <w:sz w:val="24"/>
                <w:szCs w:val="24"/>
              </w:rPr>
              <w:t xml:space="preserve">he </w:t>
            </w:r>
            <w:r w:rsidR="00A4681E">
              <w:rPr>
                <w:rFonts w:ascii="Aptos Narrow" w:hAnsi="Aptos Narrow"/>
                <w:sz w:val="24"/>
                <w:szCs w:val="24"/>
              </w:rPr>
              <w:t>SOPs</w:t>
            </w:r>
            <w:r w:rsidR="00B371A0">
              <w:rPr>
                <w:rFonts w:ascii="Aptos Narrow" w:hAnsi="Aptos Narrow"/>
                <w:sz w:val="24"/>
                <w:szCs w:val="24"/>
              </w:rPr>
              <w:t xml:space="preserve"> have not been applied and regular assessments have not occurred.</w:t>
            </w:r>
          </w:p>
        </w:tc>
        <w:tc>
          <w:tcPr>
            <w:tcW w:w="3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3785309" w14:textId="77777777" w:rsidR="00BE1826"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unstructured data that supports this capability adheres to Enterprise document and content </w:t>
            </w:r>
          </w:p>
          <w:p w14:paraId="629D0A84" w14:textId="41DF072D" w:rsidR="006D6744" w:rsidRDefault="00BE1826">
            <w:pPr>
              <w:pStyle w:val="TableText"/>
              <w:numPr>
                <w:ilvl w:val="1"/>
                <w:numId w:val="38"/>
              </w:numPr>
              <w:ind w:left="196" w:hanging="180"/>
              <w:rPr>
                <w:rFonts w:ascii="Aptos Narrow" w:hAnsi="Aptos Narrow"/>
                <w:color w:val="000000"/>
                <w:sz w:val="24"/>
                <w:szCs w:val="24"/>
              </w:rPr>
            </w:pPr>
            <w:r w:rsidRPr="00610C93">
              <w:rPr>
                <w:rFonts w:ascii="Aptos Narrow" w:hAnsi="Aptos Narrow"/>
                <w:color w:val="000000"/>
                <w:sz w:val="24"/>
                <w:szCs w:val="24"/>
              </w:rPr>
              <w:t>Outcomes &amp; Metrics</w:t>
            </w:r>
          </w:p>
          <w:p w14:paraId="04E86DDA" w14:textId="77777777" w:rsidR="00D97FB3" w:rsidRDefault="00BE1826">
            <w:pPr>
              <w:pStyle w:val="TableText"/>
              <w:numPr>
                <w:ilvl w:val="1"/>
                <w:numId w:val="38"/>
              </w:numPr>
              <w:ind w:left="196" w:hanging="180"/>
              <w:rPr>
                <w:rFonts w:ascii="Aptos Narrow" w:hAnsi="Aptos Narrow"/>
                <w:color w:val="000000"/>
                <w:sz w:val="24"/>
                <w:szCs w:val="24"/>
              </w:rPr>
            </w:pPr>
            <w:r w:rsidRPr="00610C93">
              <w:rPr>
                <w:rFonts w:ascii="Aptos Narrow" w:hAnsi="Aptos Narrow"/>
                <w:color w:val="000000"/>
                <w:sz w:val="24"/>
                <w:szCs w:val="24"/>
              </w:rPr>
              <w:t>Processes &amp;</w:t>
            </w:r>
            <w:r w:rsidR="00777ED4" w:rsidRPr="00610C93">
              <w:rPr>
                <w:rFonts w:ascii="Aptos Narrow" w:hAnsi="Aptos Narrow"/>
                <w:color w:val="000000"/>
                <w:sz w:val="24"/>
                <w:szCs w:val="24"/>
              </w:rPr>
              <w:t xml:space="preserve"> procedures</w:t>
            </w:r>
          </w:p>
          <w:p w14:paraId="48B4F377" w14:textId="77777777" w:rsidR="00D97FB3" w:rsidRDefault="00BE1826">
            <w:pPr>
              <w:pStyle w:val="TableText"/>
              <w:numPr>
                <w:ilvl w:val="1"/>
                <w:numId w:val="38"/>
              </w:numPr>
              <w:ind w:left="196" w:hanging="180"/>
              <w:rPr>
                <w:rFonts w:ascii="Aptos Narrow" w:hAnsi="Aptos Narrow"/>
                <w:color w:val="000000"/>
                <w:sz w:val="24"/>
                <w:szCs w:val="24"/>
              </w:rPr>
            </w:pPr>
            <w:r w:rsidRPr="00610C93">
              <w:rPr>
                <w:rFonts w:ascii="Aptos Narrow" w:hAnsi="Aptos Narrow"/>
                <w:color w:val="000000"/>
                <w:sz w:val="24"/>
                <w:szCs w:val="24"/>
              </w:rPr>
              <w:t>Policies &amp; Standards</w:t>
            </w:r>
          </w:p>
          <w:p w14:paraId="27323597" w14:textId="77777777" w:rsidR="00D97FB3" w:rsidRDefault="00BE1826">
            <w:pPr>
              <w:pStyle w:val="TableText"/>
              <w:numPr>
                <w:ilvl w:val="1"/>
                <w:numId w:val="38"/>
              </w:numPr>
              <w:ind w:left="196" w:hanging="180"/>
              <w:rPr>
                <w:rFonts w:ascii="Aptos Narrow" w:hAnsi="Aptos Narrow"/>
                <w:color w:val="000000"/>
                <w:sz w:val="24"/>
                <w:szCs w:val="24"/>
              </w:rPr>
            </w:pPr>
            <w:r w:rsidRPr="00610C93">
              <w:rPr>
                <w:rFonts w:ascii="Aptos Narrow" w:hAnsi="Aptos Narrow"/>
                <w:color w:val="000000"/>
                <w:sz w:val="24"/>
                <w:szCs w:val="24"/>
              </w:rPr>
              <w:t>Metadata requirements</w:t>
            </w:r>
          </w:p>
          <w:p w14:paraId="15038D81" w14:textId="0A4F81C6" w:rsidR="00BE1826" w:rsidRDefault="00BE1826">
            <w:pPr>
              <w:pStyle w:val="TableText"/>
              <w:numPr>
                <w:ilvl w:val="1"/>
                <w:numId w:val="38"/>
              </w:numPr>
              <w:ind w:left="196" w:hanging="180"/>
              <w:rPr>
                <w:rFonts w:ascii="Aptos Narrow" w:hAnsi="Aptos Narrow"/>
                <w:color w:val="000000"/>
                <w:sz w:val="24"/>
                <w:szCs w:val="24"/>
              </w:rPr>
            </w:pPr>
            <w:r w:rsidRPr="00610C93">
              <w:rPr>
                <w:rFonts w:ascii="Aptos Narrow" w:hAnsi="Aptos Narrow"/>
                <w:color w:val="000000"/>
                <w:sz w:val="24"/>
                <w:szCs w:val="24"/>
              </w:rPr>
              <w:t xml:space="preserve">Technology </w:t>
            </w:r>
          </w:p>
          <w:p w14:paraId="02A81223" w14:textId="2125FF75" w:rsidR="00777ED4" w:rsidRPr="00610C93" w:rsidRDefault="00C47DD1" w:rsidP="003A7B23">
            <w:pPr>
              <w:pStyle w:val="TableText"/>
              <w:spacing w:before="240"/>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610C93">
              <w:rPr>
                <w:rFonts w:ascii="Aptos Narrow" w:hAnsi="Aptos Narrow"/>
                <w:color w:val="000000"/>
                <w:sz w:val="24"/>
                <w:szCs w:val="24"/>
              </w:rPr>
              <w:t xml:space="preserve"> to improve the quality of the unstructured data.</w:t>
            </w:r>
          </w:p>
        </w:tc>
      </w:tr>
      <w:tr w:rsidR="00777ED4" w:rsidRPr="005703D5" w14:paraId="535FA550" w14:textId="77777777" w:rsidTr="003A0603">
        <w:trPr>
          <w:trHeight w:val="224"/>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E69D284" w14:textId="77777777" w:rsidR="00923D87" w:rsidRDefault="00923D87"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145430A0" w14:textId="28AC2CDB" w:rsidR="00923D87" w:rsidRDefault="00F602C5" w:rsidP="00F91892">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CDA2A56" w14:textId="621B9F26"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N/A</w:t>
            </w:r>
            <w:r w:rsidR="002B5FC6">
              <w:rPr>
                <w:rFonts w:ascii="Aptos Narrow" w:hAnsi="Aptos Narrow"/>
                <w:color w:val="000000"/>
                <w:sz w:val="24"/>
                <w:szCs w:val="24"/>
              </w:rPr>
              <w:t xml:space="preserve"> </w:t>
            </w:r>
            <w:r w:rsidR="00A5697A" w:rsidRPr="00610C93">
              <w:rPr>
                <w:rFonts w:ascii="Aptos Narrow" w:hAnsi="Aptos Narrow"/>
                <w:color w:val="000000"/>
                <w:sz w:val="24"/>
                <w:szCs w:val="24"/>
              </w:rPr>
              <w:t>- none exists</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89718A1" w14:textId="77777777" w:rsidR="00777ED4" w:rsidRPr="00610C93" w:rsidRDefault="00777ED4" w:rsidP="00FA57ED">
            <w:pPr>
              <w:pStyle w:val="Tablebullet1"/>
              <w:ind w:left="177" w:hanging="180"/>
              <w:rPr>
                <w:rFonts w:ascii="Aptos Narrow" w:hAnsi="Aptos Narrow"/>
                <w:sz w:val="24"/>
                <w:szCs w:val="24"/>
              </w:rPr>
            </w:pPr>
            <w:r w:rsidRPr="00610C93">
              <w:rPr>
                <w:rFonts w:ascii="Aptos Narrow" w:hAnsi="Aptos Narrow"/>
                <w:color w:val="000000"/>
                <w:sz w:val="24"/>
                <w:szCs w:val="24"/>
              </w:rPr>
              <w:t>Document and Content Management Standard Documentation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798CE34" w14:textId="3316602E"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 xml:space="preserve">Document and Content Management </w:t>
            </w:r>
            <w:r w:rsidR="005411FA">
              <w:rPr>
                <w:rFonts w:ascii="Aptos Narrow" w:hAnsi="Aptos Narrow"/>
                <w:color w:val="000000"/>
                <w:sz w:val="24"/>
                <w:szCs w:val="24"/>
              </w:rPr>
              <w:t xml:space="preserve">Enterprise </w:t>
            </w:r>
            <w:r w:rsidRPr="00610C93">
              <w:rPr>
                <w:rFonts w:ascii="Aptos Narrow" w:hAnsi="Aptos Narrow"/>
                <w:color w:val="000000"/>
                <w:sz w:val="24"/>
                <w:szCs w:val="24"/>
              </w:rPr>
              <w:t>Standard Documentation</w:t>
            </w:r>
          </w:p>
          <w:p w14:paraId="7C2B6213" w14:textId="77777777" w:rsidR="00777ED4" w:rsidRPr="00610C93" w:rsidRDefault="00777ED4" w:rsidP="00FA57ED">
            <w:pPr>
              <w:pStyle w:val="Tablebullet1"/>
              <w:ind w:left="177" w:hanging="180"/>
              <w:rPr>
                <w:rFonts w:ascii="Aptos Narrow" w:hAnsi="Aptos Narrow"/>
                <w:sz w:val="24"/>
                <w:szCs w:val="24"/>
              </w:rPr>
            </w:pPr>
            <w:r w:rsidRPr="00610C93">
              <w:rPr>
                <w:rFonts w:ascii="Aptos Narrow" w:hAnsi="Aptos Narrow"/>
                <w:color w:val="000000"/>
                <w:sz w:val="24"/>
                <w:szCs w:val="24"/>
              </w:rPr>
              <w:t>Document and Content Management Metadata Requirements</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75E7428" w14:textId="77777777"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Document and Content Management Process Diagram</w:t>
            </w:r>
          </w:p>
          <w:p w14:paraId="6D9AE2BE" w14:textId="5521FC50"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 xml:space="preserve">Document and Content Management </w:t>
            </w:r>
            <w:r w:rsidR="00A4681E">
              <w:rPr>
                <w:rFonts w:ascii="Aptos Narrow" w:hAnsi="Aptos Narrow"/>
                <w:color w:val="000000"/>
                <w:sz w:val="24"/>
                <w:szCs w:val="24"/>
              </w:rPr>
              <w:t>SOP</w:t>
            </w:r>
          </w:p>
          <w:p w14:paraId="69F98669" w14:textId="77777777"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Document and Content Management Standard Documentation</w:t>
            </w:r>
          </w:p>
          <w:p w14:paraId="24A65FDC" w14:textId="77777777"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Document and Content Management Metadata Requirements</w:t>
            </w:r>
          </w:p>
        </w:tc>
        <w:tc>
          <w:tcPr>
            <w:tcW w:w="3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B83C1D" w14:textId="77777777"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Document and Content Management Process Diagram</w:t>
            </w:r>
          </w:p>
          <w:p w14:paraId="3FE6D90F" w14:textId="5C5F2625"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 xml:space="preserve">Document and Content Management </w:t>
            </w:r>
            <w:r w:rsidR="00A4681E">
              <w:rPr>
                <w:rFonts w:ascii="Aptos Narrow" w:hAnsi="Aptos Narrow"/>
                <w:color w:val="000000"/>
                <w:sz w:val="24"/>
                <w:szCs w:val="24"/>
              </w:rPr>
              <w:t>SOP</w:t>
            </w:r>
          </w:p>
          <w:p w14:paraId="1621FAF4" w14:textId="77777777"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Document and Content Management Standard Documentation</w:t>
            </w:r>
          </w:p>
          <w:p w14:paraId="30A528B3" w14:textId="77777777"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Document and Content Management Metadata Requirements</w:t>
            </w:r>
          </w:p>
          <w:p w14:paraId="4B172E7F" w14:textId="77777777" w:rsidR="00777ED4" w:rsidRPr="00FA57ED" w:rsidRDefault="00777ED4" w:rsidP="00FA57E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Document and Content Management MITA Scorecard</w:t>
            </w:r>
          </w:p>
        </w:tc>
      </w:tr>
    </w:tbl>
    <w:p w14:paraId="519212B3" w14:textId="328909FC" w:rsidR="00777ED4" w:rsidRPr="000267DC" w:rsidRDefault="00777ED4" w:rsidP="00777ED4">
      <w:pPr>
        <w:pStyle w:val="Heading2"/>
      </w:pPr>
      <w:bookmarkStart w:id="32" w:name="_Toc230872734"/>
      <w:r>
        <w:lastRenderedPageBreak/>
        <w:t xml:space="preserve">Table </w:t>
      </w:r>
      <w:r w:rsidR="00463893">
        <w:t>26</w:t>
      </w:r>
      <w:r>
        <w:t xml:space="preserve">: </w:t>
      </w:r>
      <w:r w:rsidRPr="000267DC">
        <w:t>Aspect</w:t>
      </w:r>
      <w:r w:rsidR="00463893">
        <w:t xml:space="preserve"> –</w:t>
      </w:r>
      <w:r w:rsidR="00463893" w:rsidRPr="000267DC">
        <w:t xml:space="preserve"> </w:t>
      </w:r>
      <w:r w:rsidRPr="000267DC">
        <w:t xml:space="preserve">Information </w:t>
      </w:r>
      <w:r>
        <w:t>Governance</w:t>
      </w:r>
      <w:bookmarkEnd w:id="32"/>
      <w:r w:rsidRPr="000267DC">
        <w:t xml:space="preserve"> </w:t>
      </w:r>
    </w:p>
    <w:p w14:paraId="340B9111" w14:textId="75C9233F" w:rsidR="40A571E8" w:rsidRDefault="40A571E8" w:rsidP="00381DBF">
      <w:pPr>
        <w:spacing w:after="0"/>
        <w:rPr>
          <w:rFonts w:ascii="Aptos Narrow" w:hAnsi="Aptos Narrow"/>
          <w:i/>
          <w:iCs/>
          <w:color w:val="000000" w:themeColor="text1"/>
        </w:rPr>
      </w:pPr>
      <w:r w:rsidRPr="00D9542E">
        <w:rPr>
          <w:rFonts w:ascii="Aptos Narrow" w:hAnsi="Aptos Narrow"/>
          <w:i/>
          <w:iCs/>
          <w:color w:val="000000" w:themeColor="text1"/>
        </w:rPr>
        <w:t>Are there individuals assigned to data governance roles that actively participate in the governance of the information used to support this capability</w:t>
      </w:r>
      <w:r w:rsidR="00110522">
        <w:rPr>
          <w:rFonts w:ascii="Aptos Narrow" w:hAnsi="Aptos Narrow"/>
          <w:i/>
          <w:iCs/>
          <w:color w:val="000000" w:themeColor="text1"/>
        </w:rPr>
        <w:t>? A</w:t>
      </w:r>
      <w:r w:rsidRPr="00D9542E">
        <w:rPr>
          <w:rFonts w:ascii="Aptos Narrow" w:hAnsi="Aptos Narrow"/>
          <w:i/>
          <w:iCs/>
          <w:color w:val="000000" w:themeColor="text1"/>
        </w:rPr>
        <w:t>re there business terms that describe the meaning of the information documented?</w:t>
      </w:r>
    </w:p>
    <w:tbl>
      <w:tblPr>
        <w:tblW w:w="5409" w:type="pct"/>
        <w:tblLayout w:type="fixed"/>
        <w:tblCellMar>
          <w:left w:w="14" w:type="dxa"/>
          <w:right w:w="14" w:type="dxa"/>
        </w:tblCellMar>
        <w:tblLook w:val="0420" w:firstRow="1" w:lastRow="0" w:firstColumn="0" w:lastColumn="0" w:noHBand="0" w:noVBand="1"/>
        <w:tblCaption w:val="Table 26: Aspect – Information Governance,"/>
        <w:tblDescription w:val="Table 26 provides five levels of maturity criteria and suggested documentation for the aspect – Information Governance, within the Information Architecture (IA) Maturity Criteria."/>
      </w:tblPr>
      <w:tblGrid>
        <w:gridCol w:w="1699"/>
        <w:gridCol w:w="1986"/>
        <w:gridCol w:w="2160"/>
        <w:gridCol w:w="2700"/>
        <w:gridCol w:w="2520"/>
        <w:gridCol w:w="2944"/>
      </w:tblGrid>
      <w:tr w:rsidR="00777ED4" w:rsidRPr="000D78CE" w14:paraId="54B1BA03" w14:textId="77777777" w:rsidTr="00025A5D">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F9AB77B" w14:textId="790696C9"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Maturity</w:t>
            </w:r>
          </w:p>
        </w:tc>
        <w:tc>
          <w:tcPr>
            <w:tcW w:w="1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D7DC4DF" w14:textId="6B977DA2"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1: Initial</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6DA711E" w14:textId="3703CA9A"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2: Developing</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53260DF" w14:textId="2780503C"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3: Defined</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8BAFDBD" w14:textId="0092E2EB"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4: Managed</w:t>
            </w:r>
          </w:p>
        </w:tc>
        <w:tc>
          <w:tcPr>
            <w:tcW w:w="2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0B831E" w14:textId="5D946882"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Level 5: Optimized</w:t>
            </w:r>
          </w:p>
        </w:tc>
      </w:tr>
      <w:tr w:rsidR="00777ED4" w:rsidRPr="000D78CE" w14:paraId="16D06A2B" w14:textId="77777777" w:rsidTr="00025A5D">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139F40F" w14:textId="02707F65" w:rsidR="00777ED4" w:rsidRPr="00610C93" w:rsidRDefault="00E13E19" w:rsidP="00F42950">
            <w:pPr>
              <w:pStyle w:val="TableText"/>
              <w:keepNext/>
              <w:keepLines/>
              <w:rPr>
                <w:rFonts w:ascii="Aptos Narrow" w:hAnsi="Aptos Narrow"/>
                <w:b/>
                <w:sz w:val="24"/>
                <w:szCs w:val="24"/>
              </w:rPr>
            </w:pPr>
            <w:r w:rsidRPr="00610C93">
              <w:rPr>
                <w:rFonts w:ascii="Aptos Narrow" w:hAnsi="Aptos Narrow"/>
                <w:b/>
                <w:sz w:val="24"/>
                <w:szCs w:val="24"/>
              </w:rPr>
              <w:t>Maturity Criteria</w:t>
            </w:r>
          </w:p>
        </w:tc>
        <w:tc>
          <w:tcPr>
            <w:tcW w:w="1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754CB4C" w14:textId="114CD89C"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Data governance roles and responsibilities have not been established or assigned to individuals for the impacted information assets.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B08195F" w14:textId="2D66CB47"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Data governance roles and responsibilities for the information asset have been identified and assigned to individuals to fulfill them, and key business terms and acronyms used to support the capability have been identified and documented</w:t>
            </w:r>
            <w:r w:rsidR="00C074CB">
              <w:rPr>
                <w:rFonts w:ascii="Aptos Narrow" w:hAnsi="Aptos Narrow"/>
                <w:color w:val="000000"/>
                <w:sz w:val="24"/>
                <w:szCs w:val="24"/>
              </w:rPr>
              <w:t>.</w:t>
            </w:r>
            <w:r w:rsidR="00992403">
              <w:rPr>
                <w:rFonts w:ascii="Aptos Narrow" w:hAnsi="Aptos Narrow"/>
                <w:color w:val="000000"/>
                <w:sz w:val="24"/>
                <w:szCs w:val="24"/>
              </w:rPr>
              <w:t xml:space="preserve"> The </w:t>
            </w:r>
            <w:r w:rsidR="00730F99">
              <w:rPr>
                <w:rFonts w:ascii="Aptos Narrow" w:hAnsi="Aptos Narrow"/>
                <w:color w:val="000000"/>
                <w:sz w:val="24"/>
                <w:szCs w:val="24"/>
              </w:rPr>
              <w:t>governance roles are not being actively monitored</w:t>
            </w:r>
            <w:r w:rsidR="00B776AD">
              <w:rPr>
                <w:rFonts w:ascii="Aptos Narrow" w:hAnsi="Aptos Narrow"/>
                <w:color w:val="000000"/>
                <w:sz w:val="24"/>
                <w:szCs w:val="24"/>
              </w:rPr>
              <w:t>.</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0C22788" w14:textId="326F55F1"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 xml:space="preserve">The SMA monitors </w:t>
            </w:r>
            <w:r w:rsidR="007B450D">
              <w:rPr>
                <w:rFonts w:ascii="Aptos Narrow" w:hAnsi="Aptos Narrow"/>
                <w:color w:val="000000"/>
                <w:sz w:val="24"/>
                <w:szCs w:val="24"/>
              </w:rPr>
              <w:t>governance</w:t>
            </w:r>
            <w:r w:rsidR="00D234AC">
              <w:rPr>
                <w:rFonts w:ascii="Aptos Narrow" w:hAnsi="Aptos Narrow"/>
                <w:color w:val="000000"/>
                <w:sz w:val="24"/>
                <w:szCs w:val="24"/>
              </w:rPr>
              <w:t xml:space="preserve"> </w:t>
            </w:r>
            <w:r w:rsidR="00730F99">
              <w:rPr>
                <w:rFonts w:ascii="Aptos Narrow" w:hAnsi="Aptos Narrow"/>
                <w:color w:val="000000"/>
                <w:sz w:val="24"/>
                <w:szCs w:val="24"/>
              </w:rPr>
              <w:t>roles</w:t>
            </w:r>
            <w:r w:rsidR="004E4F7E">
              <w:rPr>
                <w:rFonts w:ascii="Aptos Narrow" w:hAnsi="Aptos Narrow"/>
                <w:color w:val="000000"/>
                <w:sz w:val="24"/>
                <w:szCs w:val="24"/>
              </w:rPr>
              <w:t xml:space="preserve"> for</w:t>
            </w:r>
            <w:r w:rsidRPr="00610C93">
              <w:rPr>
                <w:rFonts w:ascii="Aptos Narrow" w:hAnsi="Aptos Narrow"/>
                <w:color w:val="000000"/>
                <w:sz w:val="24"/>
                <w:szCs w:val="24"/>
              </w:rPr>
              <w:t xml:space="preserve"> the information assets to ensure minimal vacancy and active participat</w:t>
            </w:r>
            <w:r w:rsidR="004E4F7E">
              <w:rPr>
                <w:rFonts w:ascii="Aptos Narrow" w:hAnsi="Aptos Narrow"/>
                <w:color w:val="000000"/>
                <w:sz w:val="24"/>
                <w:szCs w:val="24"/>
              </w:rPr>
              <w:t>ion</w:t>
            </w:r>
            <w:r w:rsidRPr="00610C93">
              <w:rPr>
                <w:rFonts w:ascii="Aptos Narrow" w:hAnsi="Aptos Narrow"/>
                <w:color w:val="000000"/>
                <w:sz w:val="24"/>
                <w:szCs w:val="24"/>
              </w:rPr>
              <w:t xml:space="preserve"> in the governance of the information assets. </w:t>
            </w:r>
            <w:r w:rsidR="00C92B1F" w:rsidRPr="00610C93">
              <w:rPr>
                <w:rFonts w:ascii="Aptos Narrow" w:hAnsi="Aptos Narrow"/>
                <w:color w:val="000000"/>
                <w:sz w:val="24"/>
                <w:szCs w:val="24"/>
              </w:rPr>
              <w:t xml:space="preserve">The detailed </w:t>
            </w:r>
            <w:r w:rsidR="00C92B1F">
              <w:rPr>
                <w:rFonts w:ascii="Aptos Narrow" w:hAnsi="Aptos Narrow"/>
                <w:color w:val="000000"/>
                <w:sz w:val="24"/>
                <w:szCs w:val="24"/>
              </w:rPr>
              <w:t xml:space="preserve">business terms, acronyms, and </w:t>
            </w:r>
            <w:r w:rsidR="00C92B1F" w:rsidRPr="00610C93">
              <w:rPr>
                <w:rFonts w:ascii="Aptos Narrow" w:hAnsi="Aptos Narrow"/>
                <w:color w:val="000000"/>
                <w:sz w:val="24"/>
                <w:szCs w:val="24"/>
              </w:rPr>
              <w:t xml:space="preserve">metadata </w:t>
            </w:r>
            <w:r w:rsidR="00C92B1F">
              <w:rPr>
                <w:rFonts w:ascii="Aptos Narrow" w:hAnsi="Aptos Narrow"/>
                <w:color w:val="000000"/>
                <w:sz w:val="24"/>
                <w:szCs w:val="24"/>
              </w:rPr>
              <w:t>are</w:t>
            </w:r>
            <w:r w:rsidR="00C92B1F" w:rsidRPr="00610C93">
              <w:rPr>
                <w:rFonts w:ascii="Aptos Narrow" w:hAnsi="Aptos Narrow"/>
                <w:color w:val="000000"/>
                <w:sz w:val="24"/>
                <w:szCs w:val="24"/>
              </w:rPr>
              <w:t xml:space="preserve"> not being captured in a central repository.</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72B46EF" w14:textId="646BEF6C" w:rsidR="00777ED4"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The business terms, acronyms and information asset data governance role assignments are stored in a central metadata repository and is accessible to stakeholders to search and discover the information assets that are governed by the SMA.</w:t>
            </w:r>
          </w:p>
          <w:p w14:paraId="737353F6" w14:textId="46D7FF4A" w:rsidR="00777ED4" w:rsidRPr="00610C93" w:rsidRDefault="00E4681A" w:rsidP="00381DBF">
            <w:pPr>
              <w:pStyle w:val="TableText"/>
              <w:spacing w:before="240"/>
              <w:rPr>
                <w:rFonts w:ascii="Aptos Narrow" w:hAnsi="Aptos Narrow"/>
                <w:sz w:val="24"/>
                <w:szCs w:val="24"/>
              </w:rPr>
            </w:pPr>
            <w:r>
              <w:rPr>
                <w:rFonts w:ascii="Aptos Narrow" w:hAnsi="Aptos Narrow"/>
                <w:sz w:val="24"/>
                <w:szCs w:val="24"/>
              </w:rPr>
              <w:t>T</w:t>
            </w:r>
            <w:r w:rsidR="00E2370C">
              <w:rPr>
                <w:rFonts w:ascii="Aptos Narrow" w:hAnsi="Aptos Narrow"/>
                <w:sz w:val="24"/>
                <w:szCs w:val="24"/>
              </w:rPr>
              <w:t xml:space="preserve">he </w:t>
            </w:r>
            <w:r w:rsidR="00A4681E">
              <w:rPr>
                <w:rFonts w:ascii="Aptos Narrow" w:hAnsi="Aptos Narrow"/>
                <w:sz w:val="24"/>
                <w:szCs w:val="24"/>
              </w:rPr>
              <w:t>SOP</w:t>
            </w:r>
            <w:r w:rsidR="00E2370C">
              <w:rPr>
                <w:rFonts w:ascii="Aptos Narrow" w:hAnsi="Aptos Narrow"/>
                <w:sz w:val="24"/>
                <w:szCs w:val="24"/>
              </w:rPr>
              <w:t xml:space="preserve"> have not been applied and regular assessments have not occurred.</w:t>
            </w:r>
          </w:p>
        </w:tc>
        <w:tc>
          <w:tcPr>
            <w:tcW w:w="2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E1F7BE7" w14:textId="7A4DCD0F" w:rsidR="00BE1826"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Information assets adhere to the enterprise data governance</w:t>
            </w:r>
            <w:r w:rsidR="00BE1826">
              <w:rPr>
                <w:rFonts w:ascii="Aptos Narrow" w:hAnsi="Aptos Narrow"/>
                <w:color w:val="000000"/>
                <w:sz w:val="24"/>
                <w:szCs w:val="24"/>
              </w:rPr>
              <w:t>:</w:t>
            </w:r>
          </w:p>
          <w:p w14:paraId="1832A3A7" w14:textId="77777777" w:rsidR="00D97FB3" w:rsidRDefault="00BE1826">
            <w:pPr>
              <w:pStyle w:val="TableText"/>
              <w:numPr>
                <w:ilvl w:val="1"/>
                <w:numId w:val="39"/>
              </w:numPr>
              <w:ind w:left="196" w:hanging="180"/>
              <w:rPr>
                <w:rFonts w:ascii="Aptos Narrow" w:hAnsi="Aptos Narrow"/>
                <w:color w:val="000000"/>
                <w:sz w:val="24"/>
                <w:szCs w:val="24"/>
              </w:rPr>
            </w:pPr>
            <w:r w:rsidRPr="00610C93">
              <w:rPr>
                <w:rFonts w:ascii="Aptos Narrow" w:hAnsi="Aptos Narrow"/>
                <w:color w:val="000000"/>
                <w:sz w:val="24"/>
                <w:szCs w:val="24"/>
              </w:rPr>
              <w:t>Outcomes &amp; Metrics</w:t>
            </w:r>
          </w:p>
          <w:p w14:paraId="3A6F29FA" w14:textId="77777777" w:rsidR="00D97FB3" w:rsidRDefault="00BE1826">
            <w:pPr>
              <w:pStyle w:val="TableText"/>
              <w:numPr>
                <w:ilvl w:val="1"/>
                <w:numId w:val="39"/>
              </w:numPr>
              <w:ind w:left="196" w:hanging="180"/>
              <w:rPr>
                <w:rFonts w:ascii="Aptos Narrow" w:hAnsi="Aptos Narrow"/>
                <w:color w:val="000000"/>
                <w:sz w:val="24"/>
                <w:szCs w:val="24"/>
              </w:rPr>
            </w:pPr>
            <w:r w:rsidRPr="00610C93">
              <w:rPr>
                <w:rFonts w:ascii="Aptos Narrow" w:hAnsi="Aptos Narrow"/>
                <w:color w:val="000000"/>
                <w:sz w:val="24"/>
                <w:szCs w:val="24"/>
              </w:rPr>
              <w:t>Processes &amp; procedures</w:t>
            </w:r>
          </w:p>
          <w:p w14:paraId="592DCB29" w14:textId="77777777" w:rsidR="00D97FB3" w:rsidRDefault="00BE1826">
            <w:pPr>
              <w:pStyle w:val="TableText"/>
              <w:numPr>
                <w:ilvl w:val="1"/>
                <w:numId w:val="39"/>
              </w:numPr>
              <w:ind w:left="196" w:hanging="180"/>
              <w:rPr>
                <w:rFonts w:ascii="Aptos Narrow" w:hAnsi="Aptos Narrow"/>
                <w:color w:val="000000"/>
                <w:sz w:val="24"/>
                <w:szCs w:val="24"/>
              </w:rPr>
            </w:pPr>
            <w:r w:rsidRPr="00610C93">
              <w:rPr>
                <w:rFonts w:ascii="Aptos Narrow" w:hAnsi="Aptos Narrow"/>
                <w:color w:val="000000"/>
                <w:sz w:val="24"/>
                <w:szCs w:val="24"/>
              </w:rPr>
              <w:t>Policies &amp; Standards</w:t>
            </w:r>
          </w:p>
          <w:p w14:paraId="34BA2732" w14:textId="77777777" w:rsidR="00D97FB3" w:rsidRDefault="00BE1826">
            <w:pPr>
              <w:pStyle w:val="TableText"/>
              <w:numPr>
                <w:ilvl w:val="1"/>
                <w:numId w:val="39"/>
              </w:numPr>
              <w:ind w:left="196" w:hanging="180"/>
              <w:rPr>
                <w:rFonts w:ascii="Aptos Narrow" w:hAnsi="Aptos Narrow"/>
                <w:color w:val="000000"/>
                <w:sz w:val="24"/>
                <w:szCs w:val="24"/>
              </w:rPr>
            </w:pPr>
            <w:r w:rsidRPr="00610C93">
              <w:rPr>
                <w:rFonts w:ascii="Aptos Narrow" w:hAnsi="Aptos Narrow"/>
                <w:color w:val="000000"/>
                <w:sz w:val="24"/>
                <w:szCs w:val="24"/>
              </w:rPr>
              <w:t>Metadata requirements</w:t>
            </w:r>
          </w:p>
          <w:p w14:paraId="36C9D7B0" w14:textId="3BFB5A0B" w:rsidR="00BE1826" w:rsidRDefault="00BE1826">
            <w:pPr>
              <w:pStyle w:val="TableText"/>
              <w:numPr>
                <w:ilvl w:val="1"/>
                <w:numId w:val="39"/>
              </w:numPr>
              <w:ind w:left="196" w:hanging="180"/>
              <w:rPr>
                <w:rFonts w:ascii="Aptos Narrow" w:hAnsi="Aptos Narrow"/>
                <w:color w:val="000000"/>
                <w:sz w:val="24"/>
                <w:szCs w:val="24"/>
              </w:rPr>
            </w:pPr>
            <w:r w:rsidRPr="00610C93">
              <w:rPr>
                <w:rFonts w:ascii="Aptos Narrow" w:hAnsi="Aptos Narrow"/>
                <w:color w:val="000000"/>
                <w:sz w:val="24"/>
                <w:szCs w:val="24"/>
              </w:rPr>
              <w:t>Technology</w:t>
            </w:r>
          </w:p>
          <w:p w14:paraId="2A68F01E" w14:textId="647E82C7" w:rsidR="00777ED4" w:rsidRPr="00610C93" w:rsidRDefault="005202A8" w:rsidP="00381DBF">
            <w:pPr>
              <w:pStyle w:val="TableText"/>
              <w:spacing w:before="240"/>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610C93">
              <w:rPr>
                <w:rFonts w:ascii="Aptos Narrow" w:hAnsi="Aptos Narrow"/>
                <w:color w:val="000000"/>
                <w:sz w:val="24"/>
                <w:szCs w:val="24"/>
              </w:rPr>
              <w:t xml:space="preserve"> to improve the </w:t>
            </w:r>
            <w:r w:rsidRPr="00610C93">
              <w:rPr>
                <w:rFonts w:ascii="Aptos Narrow" w:hAnsi="Aptos Narrow"/>
                <w:color w:val="000000"/>
                <w:sz w:val="24"/>
                <w:szCs w:val="24"/>
              </w:rPr>
              <w:t xml:space="preserve">quality of the </w:t>
            </w:r>
            <w:r w:rsidR="00777ED4" w:rsidRPr="00610C93">
              <w:rPr>
                <w:rFonts w:ascii="Aptos Narrow" w:hAnsi="Aptos Narrow"/>
                <w:color w:val="000000"/>
                <w:sz w:val="24"/>
                <w:szCs w:val="24"/>
              </w:rPr>
              <w:t xml:space="preserve">governance of the information asset. </w:t>
            </w:r>
          </w:p>
        </w:tc>
      </w:tr>
      <w:tr w:rsidR="00777ED4" w:rsidRPr="005703D5" w14:paraId="29158D4A" w14:textId="77777777" w:rsidTr="00025A5D">
        <w:trPr>
          <w:trHeight w:val="35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8404F7D" w14:textId="77777777" w:rsidR="00923D87" w:rsidRDefault="00923D87"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3047F479" w14:textId="2A06EE7C" w:rsidR="00923D87" w:rsidRDefault="00F602C5" w:rsidP="00D97FB3">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1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37A82DF" w14:textId="1BCCE7FD"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N/A</w:t>
            </w:r>
            <w:r w:rsidR="002B5FC6">
              <w:rPr>
                <w:rFonts w:ascii="Aptos Narrow" w:hAnsi="Aptos Narrow"/>
                <w:color w:val="000000"/>
                <w:sz w:val="24"/>
                <w:szCs w:val="24"/>
              </w:rPr>
              <w:t xml:space="preserve"> </w:t>
            </w:r>
            <w:r w:rsidR="00FE244E" w:rsidRPr="00610C93">
              <w:rPr>
                <w:rFonts w:ascii="Aptos Narrow" w:hAnsi="Aptos Narrow"/>
                <w:color w:val="000000"/>
                <w:sz w:val="24"/>
                <w:szCs w:val="24"/>
              </w:rPr>
              <w:t>- none exists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FB98B4" w14:textId="77777777" w:rsidR="00777ED4" w:rsidRPr="00025A5D" w:rsidRDefault="00777ED4" w:rsidP="00025A5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Data Catalog (with assignments)</w:t>
            </w:r>
          </w:p>
          <w:p w14:paraId="581DF640" w14:textId="77777777" w:rsidR="00777ED4" w:rsidRPr="00610C93" w:rsidRDefault="00777ED4" w:rsidP="00025A5D">
            <w:pPr>
              <w:pStyle w:val="Tablebullet1"/>
              <w:ind w:left="177" w:hanging="180"/>
              <w:rPr>
                <w:rFonts w:ascii="Aptos Narrow" w:hAnsi="Aptos Narrow"/>
                <w:sz w:val="24"/>
                <w:szCs w:val="24"/>
              </w:rPr>
            </w:pPr>
            <w:r w:rsidRPr="00610C93">
              <w:rPr>
                <w:rFonts w:ascii="Aptos Narrow" w:hAnsi="Aptos Narrow"/>
                <w:color w:val="000000"/>
                <w:sz w:val="24"/>
                <w:szCs w:val="24"/>
              </w:rPr>
              <w:t>Business Glossary</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07CCC52" w14:textId="49B6455B" w:rsidR="00777ED4" w:rsidRPr="00025A5D" w:rsidRDefault="00932F0B" w:rsidP="00025A5D">
            <w:pPr>
              <w:pStyle w:val="Tablebullet1"/>
              <w:ind w:left="177" w:hanging="180"/>
              <w:rPr>
                <w:rFonts w:ascii="Aptos Narrow" w:hAnsi="Aptos Narrow"/>
                <w:color w:val="000000"/>
                <w:sz w:val="24"/>
                <w:szCs w:val="24"/>
              </w:rPr>
            </w:pPr>
            <w:r>
              <w:rPr>
                <w:rFonts w:ascii="Aptos Narrow" w:hAnsi="Aptos Narrow"/>
                <w:color w:val="000000"/>
                <w:sz w:val="24"/>
                <w:szCs w:val="24"/>
              </w:rPr>
              <w:t>Governance</w:t>
            </w:r>
            <w:r w:rsidR="00777ED4" w:rsidRPr="00610C93">
              <w:rPr>
                <w:rFonts w:ascii="Aptos Narrow" w:hAnsi="Aptos Narrow"/>
                <w:color w:val="000000"/>
                <w:sz w:val="24"/>
                <w:szCs w:val="24"/>
              </w:rPr>
              <w:t xml:space="preserve"> Assignment Vacancy Rate</w:t>
            </w:r>
          </w:p>
          <w:p w14:paraId="1EB71BD1" w14:textId="6951172E" w:rsidR="00777ED4" w:rsidRPr="00025A5D" w:rsidRDefault="00932F0B" w:rsidP="00025A5D">
            <w:pPr>
              <w:pStyle w:val="Tablebullet1"/>
              <w:ind w:left="177" w:hanging="180"/>
              <w:rPr>
                <w:rFonts w:ascii="Aptos Narrow" w:hAnsi="Aptos Narrow"/>
                <w:color w:val="000000"/>
                <w:sz w:val="24"/>
                <w:szCs w:val="24"/>
              </w:rPr>
            </w:pPr>
            <w:r>
              <w:rPr>
                <w:rFonts w:ascii="Aptos Narrow" w:hAnsi="Aptos Narrow"/>
                <w:color w:val="000000"/>
                <w:sz w:val="24"/>
                <w:szCs w:val="24"/>
              </w:rPr>
              <w:t>Governance</w:t>
            </w:r>
            <w:r w:rsidR="00777ED4" w:rsidRPr="00610C93">
              <w:rPr>
                <w:rFonts w:ascii="Aptos Narrow" w:hAnsi="Aptos Narrow"/>
                <w:color w:val="000000"/>
                <w:sz w:val="24"/>
                <w:szCs w:val="24"/>
              </w:rPr>
              <w:t xml:space="preserve"> Assignment Participation Rate</w:t>
            </w:r>
          </w:p>
          <w:p w14:paraId="71B2D2FA" w14:textId="77777777" w:rsidR="00777ED4" w:rsidRPr="00610C93" w:rsidRDefault="00777ED4" w:rsidP="00025A5D">
            <w:pPr>
              <w:pStyle w:val="Tablebullet1"/>
              <w:ind w:left="177" w:hanging="180"/>
              <w:rPr>
                <w:rFonts w:ascii="Aptos Narrow" w:hAnsi="Aptos Narrow"/>
                <w:sz w:val="24"/>
                <w:szCs w:val="24"/>
              </w:rPr>
            </w:pPr>
            <w:r w:rsidRPr="00610C93">
              <w:rPr>
                <w:rFonts w:ascii="Aptos Narrow" w:hAnsi="Aptos Narrow"/>
                <w:color w:val="000000"/>
                <w:sz w:val="24"/>
                <w:szCs w:val="24"/>
              </w:rPr>
              <w:t>Average Information Asset Approval Time (Time it takes to approve information asset changes)</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454A78B" w14:textId="350ACE17" w:rsidR="00777ED4" w:rsidRPr="00025A5D" w:rsidRDefault="00D34678" w:rsidP="00025A5D">
            <w:pPr>
              <w:pStyle w:val="Tablebullet1"/>
              <w:ind w:left="177" w:hanging="180"/>
              <w:rPr>
                <w:rFonts w:ascii="Aptos Narrow" w:hAnsi="Aptos Narrow"/>
                <w:color w:val="000000"/>
                <w:sz w:val="24"/>
                <w:szCs w:val="24"/>
              </w:rPr>
            </w:pPr>
            <w:r>
              <w:rPr>
                <w:rFonts w:ascii="Aptos Narrow" w:hAnsi="Aptos Narrow"/>
                <w:color w:val="000000"/>
                <w:sz w:val="24"/>
                <w:szCs w:val="24"/>
              </w:rPr>
              <w:t xml:space="preserve">Business Glossary </w:t>
            </w:r>
            <w:r w:rsidR="00777ED4" w:rsidRPr="00610C93">
              <w:rPr>
                <w:rFonts w:ascii="Aptos Narrow" w:hAnsi="Aptos Narrow"/>
                <w:color w:val="000000"/>
                <w:sz w:val="24"/>
                <w:szCs w:val="24"/>
              </w:rPr>
              <w:t>Metadata Repository Screenshots</w:t>
            </w:r>
          </w:p>
          <w:p w14:paraId="6EAC80E5" w14:textId="15E36410" w:rsidR="00777ED4" w:rsidRPr="00025A5D" w:rsidRDefault="00772281" w:rsidP="00025A5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 xml:space="preserve">Business Glossary </w:t>
            </w:r>
            <w:r w:rsidR="00777ED4" w:rsidRPr="00610C93">
              <w:rPr>
                <w:rFonts w:ascii="Aptos Narrow" w:hAnsi="Aptos Narrow"/>
                <w:color w:val="000000"/>
                <w:sz w:val="24"/>
                <w:szCs w:val="24"/>
              </w:rPr>
              <w:t>Metamodel</w:t>
            </w:r>
          </w:p>
          <w:p w14:paraId="6AD9C5B4" w14:textId="3B0749EF" w:rsidR="00777ED4" w:rsidRPr="00610C93" w:rsidRDefault="00772281" w:rsidP="00025A5D">
            <w:pPr>
              <w:pStyle w:val="Tablebullet1"/>
              <w:ind w:left="177" w:hanging="180"/>
              <w:rPr>
                <w:rFonts w:ascii="Aptos Narrow" w:hAnsi="Aptos Narrow"/>
                <w:sz w:val="24"/>
                <w:szCs w:val="24"/>
              </w:rPr>
            </w:pPr>
            <w:r w:rsidRPr="00610C93">
              <w:rPr>
                <w:rFonts w:ascii="Aptos Narrow" w:hAnsi="Aptos Narrow"/>
                <w:color w:val="000000"/>
                <w:sz w:val="24"/>
                <w:szCs w:val="24"/>
              </w:rPr>
              <w:t xml:space="preserve">Business Glossary </w:t>
            </w:r>
            <w:r w:rsidR="00777ED4" w:rsidRPr="00610C93">
              <w:rPr>
                <w:rFonts w:ascii="Aptos Narrow" w:hAnsi="Aptos Narrow"/>
                <w:color w:val="000000"/>
                <w:sz w:val="24"/>
                <w:szCs w:val="24"/>
              </w:rPr>
              <w:t>Metadata Repository Operating Model</w:t>
            </w:r>
          </w:p>
        </w:tc>
        <w:tc>
          <w:tcPr>
            <w:tcW w:w="2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F82759D" w14:textId="77777777" w:rsidR="00777ED4" w:rsidRPr="00025A5D" w:rsidRDefault="00777ED4" w:rsidP="00025A5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Data Governance Process Diagram</w:t>
            </w:r>
          </w:p>
          <w:p w14:paraId="0AE6DF2E" w14:textId="064222F0" w:rsidR="00777ED4" w:rsidRPr="00025A5D" w:rsidRDefault="00777ED4" w:rsidP="00025A5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 xml:space="preserve">Data Governance </w:t>
            </w:r>
            <w:r w:rsidR="00A4681E">
              <w:rPr>
                <w:rFonts w:ascii="Aptos Narrow" w:hAnsi="Aptos Narrow"/>
                <w:color w:val="000000"/>
                <w:sz w:val="24"/>
                <w:szCs w:val="24"/>
              </w:rPr>
              <w:t>SOP</w:t>
            </w:r>
          </w:p>
          <w:p w14:paraId="560CA4B4" w14:textId="77777777" w:rsidR="00777ED4" w:rsidRPr="00025A5D" w:rsidRDefault="00777ED4" w:rsidP="00025A5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Data Governance Standard Documentation</w:t>
            </w:r>
          </w:p>
          <w:p w14:paraId="3E1761AF" w14:textId="77777777" w:rsidR="00777ED4" w:rsidRPr="00025A5D" w:rsidRDefault="00777ED4" w:rsidP="00025A5D">
            <w:pPr>
              <w:pStyle w:val="Tablebullet1"/>
              <w:ind w:left="177" w:hanging="180"/>
              <w:rPr>
                <w:rFonts w:ascii="Aptos Narrow" w:hAnsi="Aptos Narrow"/>
                <w:color w:val="000000"/>
                <w:sz w:val="24"/>
                <w:szCs w:val="24"/>
              </w:rPr>
            </w:pPr>
            <w:r w:rsidRPr="00610C93">
              <w:rPr>
                <w:rFonts w:ascii="Aptos Narrow" w:hAnsi="Aptos Narrow"/>
                <w:color w:val="000000"/>
                <w:sz w:val="24"/>
                <w:szCs w:val="24"/>
              </w:rPr>
              <w:t>Data Governance Metadata Requirements</w:t>
            </w:r>
          </w:p>
          <w:p w14:paraId="220B5DAD" w14:textId="77777777" w:rsidR="00777ED4" w:rsidRPr="00610C93" w:rsidRDefault="00777ED4" w:rsidP="00025A5D">
            <w:pPr>
              <w:pStyle w:val="Tablebullet1"/>
              <w:ind w:left="177" w:hanging="180"/>
              <w:rPr>
                <w:rFonts w:ascii="Aptos Narrow" w:hAnsi="Aptos Narrow"/>
                <w:sz w:val="24"/>
                <w:szCs w:val="24"/>
              </w:rPr>
            </w:pPr>
            <w:r w:rsidRPr="00610C93">
              <w:rPr>
                <w:rFonts w:ascii="Aptos Narrow" w:hAnsi="Aptos Narrow"/>
                <w:color w:val="000000"/>
                <w:sz w:val="24"/>
                <w:szCs w:val="24"/>
              </w:rPr>
              <w:t>Data Governance MITA Scorecard</w:t>
            </w:r>
          </w:p>
        </w:tc>
      </w:tr>
    </w:tbl>
    <w:p w14:paraId="3ADA28C0" w14:textId="77777777" w:rsidR="00777ED4" w:rsidRDefault="00777ED4" w:rsidP="00777ED4"/>
    <w:p w14:paraId="4060838D" w14:textId="4B88D8C0" w:rsidR="00777ED4" w:rsidRPr="002139F5" w:rsidRDefault="00777ED4" w:rsidP="00A62AA9">
      <w:pPr>
        <w:pStyle w:val="Heading2"/>
        <w:rPr>
          <w:rFonts w:ascii="Aptos Narrow" w:eastAsia="Times New Roman" w:hAnsi="Aptos Narrow" w:cs="Times New Roman"/>
          <w:i/>
          <w:color w:val="000000"/>
          <w:kern w:val="0"/>
          <w14:ligatures w14:val="none"/>
        </w:rPr>
      </w:pPr>
      <w:bookmarkStart w:id="33" w:name="_Toc230872735"/>
      <w:r>
        <w:lastRenderedPageBreak/>
        <w:t xml:space="preserve">Table </w:t>
      </w:r>
      <w:r w:rsidR="00463893">
        <w:t>27</w:t>
      </w:r>
      <w:r>
        <w:t xml:space="preserve">: </w:t>
      </w:r>
      <w:r w:rsidRPr="000267DC">
        <w:t>Aspect</w:t>
      </w:r>
      <w:r>
        <w:t xml:space="preserve"> </w:t>
      </w:r>
      <w:r w:rsidR="00C11E31">
        <w:t>–</w:t>
      </w:r>
      <w:r w:rsidRPr="000267DC">
        <w:t xml:space="preserve"> Information </w:t>
      </w:r>
      <w:r>
        <w:t>Design</w:t>
      </w:r>
      <w:bookmarkEnd w:id="33"/>
    </w:p>
    <w:p w14:paraId="5C090999" w14:textId="4F6D21C0" w:rsidR="6F0DF4A3" w:rsidRDefault="043095C8" w:rsidP="6F0DF4A3">
      <w:pPr>
        <w:spacing w:after="0" w:line="240" w:lineRule="auto"/>
        <w:rPr>
          <w:rFonts w:ascii="Aptos Narrow" w:eastAsia="Times New Roman" w:hAnsi="Aptos Narrow" w:cs="Times New Roman"/>
          <w:i/>
          <w:iCs/>
          <w:color w:val="000000" w:themeColor="text1"/>
        </w:rPr>
      </w:pPr>
      <w:r w:rsidRPr="51E2A1CD">
        <w:rPr>
          <w:rFonts w:ascii="Aptos Narrow" w:eastAsia="Times New Roman" w:hAnsi="Aptos Narrow" w:cs="Times New Roman"/>
          <w:i/>
          <w:iCs/>
          <w:color w:val="000000" w:themeColor="text1"/>
        </w:rPr>
        <w:t>Are the data dictionaries and other detailed definitions that describe the structure and relationships of the information used to support this capability defined and accessible to stakeholders?</w:t>
      </w:r>
    </w:p>
    <w:tbl>
      <w:tblPr>
        <w:tblW w:w="5409" w:type="pct"/>
        <w:tblLayout w:type="fixed"/>
        <w:tblCellMar>
          <w:left w:w="14" w:type="dxa"/>
          <w:right w:w="14" w:type="dxa"/>
        </w:tblCellMar>
        <w:tblLook w:val="0420" w:firstRow="1" w:lastRow="0" w:firstColumn="0" w:lastColumn="0" w:noHBand="0" w:noVBand="1"/>
        <w:tblCaption w:val="Table 27: Aspect – Information Design"/>
        <w:tblDescription w:val="Table 27 provides five levels of maturity criteria and suggested documentation for the aspect – Information Design, within the Information Architecture (IA) Maturity Criteria."/>
      </w:tblPr>
      <w:tblGrid>
        <w:gridCol w:w="1699"/>
        <w:gridCol w:w="1806"/>
        <w:gridCol w:w="2160"/>
        <w:gridCol w:w="2340"/>
        <w:gridCol w:w="2520"/>
        <w:gridCol w:w="3484"/>
      </w:tblGrid>
      <w:tr w:rsidR="00777ED4" w:rsidRPr="000D78CE" w14:paraId="10E1A4F8" w14:textId="77777777" w:rsidTr="007E423A">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A38194" w14:textId="2B019F86"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Maturity</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8AEDDF1" w14:textId="0089DD59"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1: Initial</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16A94F" w14:textId="3F1DDC2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2: Developing</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E69E895" w14:textId="51592CA8"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3: Defined</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0C6E67" w14:textId="6DA66C55"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4: Managed</w:t>
            </w:r>
          </w:p>
        </w:tc>
        <w:tc>
          <w:tcPr>
            <w:tcW w:w="34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CF57DA3" w14:textId="0F183330"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5: Optimized</w:t>
            </w:r>
          </w:p>
        </w:tc>
      </w:tr>
      <w:tr w:rsidR="00777ED4" w:rsidRPr="000D78CE" w14:paraId="41B7F7EF" w14:textId="77777777" w:rsidTr="007E423A">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B826DE6" w14:textId="279E6409" w:rsidR="00777ED4" w:rsidRPr="00280F97" w:rsidRDefault="00E13E19" w:rsidP="00F42950">
            <w:pPr>
              <w:pStyle w:val="TableText"/>
              <w:keepNext/>
              <w:keepLines/>
              <w:rPr>
                <w:rFonts w:ascii="Aptos Narrow" w:hAnsi="Aptos Narrow"/>
                <w:b/>
                <w:sz w:val="24"/>
                <w:szCs w:val="24"/>
              </w:rPr>
            </w:pPr>
            <w:r w:rsidRPr="00280F97">
              <w:rPr>
                <w:rFonts w:ascii="Aptos Narrow" w:hAnsi="Aptos Narrow"/>
                <w:b/>
                <w:sz w:val="24"/>
                <w:szCs w:val="24"/>
              </w:rPr>
              <w:t>Maturity Criteria</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5BEE60D" w14:textId="110D0D5A" w:rsidR="00777ED4" w:rsidRPr="00280F97" w:rsidRDefault="00777ED4" w:rsidP="00F42950">
            <w:pPr>
              <w:pStyle w:val="TableText"/>
              <w:rPr>
                <w:rFonts w:ascii="Aptos Narrow" w:hAnsi="Aptos Narrow"/>
                <w:color w:val="000000"/>
                <w:sz w:val="24"/>
                <w:szCs w:val="24"/>
              </w:rPr>
            </w:pPr>
            <w:r w:rsidRPr="00280F97">
              <w:rPr>
                <w:rFonts w:ascii="Aptos Narrow" w:hAnsi="Aptos Narrow"/>
                <w:sz w:val="24"/>
                <w:szCs w:val="24"/>
              </w:rPr>
              <w:t>No or few information assets that support this capability have detailed design documentation.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8C3DDD" w14:textId="2DFD5B6F" w:rsidR="00777ED4" w:rsidRPr="00280F97"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 xml:space="preserve">Each information asset needed to support this capability includes detailed design </w:t>
            </w:r>
            <w:r w:rsidR="003C5E7E" w:rsidRPr="00280F97">
              <w:rPr>
                <w:rFonts w:ascii="Aptos Narrow" w:hAnsi="Aptos Narrow"/>
                <w:color w:val="000000"/>
                <w:sz w:val="24"/>
                <w:szCs w:val="24"/>
              </w:rPr>
              <w:t>documentation</w:t>
            </w:r>
            <w:r w:rsidR="003C5E7E">
              <w:rPr>
                <w:rFonts w:ascii="Aptos Narrow" w:hAnsi="Aptos Narrow"/>
                <w:color w:val="000000"/>
                <w:sz w:val="24"/>
                <w:szCs w:val="24"/>
              </w:rPr>
              <w:t xml:space="preserve"> but</w:t>
            </w:r>
            <w:r w:rsidR="00C50305">
              <w:rPr>
                <w:rFonts w:ascii="Aptos Narrow" w:hAnsi="Aptos Narrow"/>
                <w:color w:val="000000"/>
                <w:sz w:val="24"/>
                <w:szCs w:val="24"/>
              </w:rPr>
              <w:t xml:space="preserve"> has not bee</w:t>
            </w:r>
            <w:r w:rsidR="00D741D2">
              <w:rPr>
                <w:rFonts w:ascii="Aptos Narrow" w:hAnsi="Aptos Narrow"/>
                <w:color w:val="000000"/>
                <w:sz w:val="24"/>
                <w:szCs w:val="24"/>
              </w:rPr>
              <w:t>n aligned to any Enterprise Information Reference Models.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A2E2984" w14:textId="06F81DB7" w:rsidR="00777ED4" w:rsidRPr="00280F97" w:rsidRDefault="00777ED4" w:rsidP="00F42950">
            <w:pPr>
              <w:pStyle w:val="TableText"/>
              <w:rPr>
                <w:rFonts w:ascii="Aptos Narrow" w:hAnsi="Aptos Narrow"/>
                <w:sz w:val="24"/>
                <w:szCs w:val="24"/>
              </w:rPr>
            </w:pPr>
            <w:r w:rsidRPr="00280F97">
              <w:rPr>
                <w:rFonts w:ascii="Aptos Narrow" w:hAnsi="Aptos Narrow"/>
                <w:color w:val="000000"/>
                <w:sz w:val="24"/>
                <w:szCs w:val="24"/>
              </w:rPr>
              <w:t xml:space="preserve">Enterprise Information Reference Models including target data definitions that are needed to support the capability have been identified and aligned to the detailed data definitions and/or models for each information asset. </w:t>
            </w:r>
            <w:r w:rsidR="00105B61" w:rsidRPr="00610C93">
              <w:rPr>
                <w:rFonts w:ascii="Aptos Narrow" w:hAnsi="Aptos Narrow"/>
                <w:color w:val="000000"/>
                <w:sz w:val="24"/>
                <w:szCs w:val="24"/>
              </w:rPr>
              <w:t xml:space="preserve">The detailed </w:t>
            </w:r>
            <w:r w:rsidR="00105B61">
              <w:rPr>
                <w:rFonts w:ascii="Aptos Narrow" w:hAnsi="Aptos Narrow"/>
                <w:color w:val="000000"/>
                <w:sz w:val="24"/>
                <w:szCs w:val="24"/>
              </w:rPr>
              <w:t xml:space="preserve">Enterprise </w:t>
            </w:r>
            <w:r w:rsidR="00860292">
              <w:rPr>
                <w:rFonts w:ascii="Aptos Narrow" w:hAnsi="Aptos Narrow"/>
                <w:color w:val="000000"/>
                <w:sz w:val="24"/>
                <w:szCs w:val="24"/>
              </w:rPr>
              <w:t>d</w:t>
            </w:r>
            <w:r w:rsidR="00105B61">
              <w:rPr>
                <w:rFonts w:ascii="Aptos Narrow" w:hAnsi="Aptos Narrow"/>
                <w:color w:val="000000"/>
                <w:sz w:val="24"/>
                <w:szCs w:val="24"/>
              </w:rPr>
              <w:t>a</w:t>
            </w:r>
            <w:r w:rsidR="00860292">
              <w:rPr>
                <w:rFonts w:ascii="Aptos Narrow" w:hAnsi="Aptos Narrow"/>
                <w:color w:val="000000"/>
                <w:sz w:val="24"/>
                <w:szCs w:val="24"/>
              </w:rPr>
              <w:t>ta models, data dictionaries</w:t>
            </w:r>
            <w:r w:rsidR="00105B61">
              <w:rPr>
                <w:rFonts w:ascii="Aptos Narrow" w:hAnsi="Aptos Narrow"/>
                <w:color w:val="000000"/>
                <w:sz w:val="24"/>
                <w:szCs w:val="24"/>
              </w:rPr>
              <w:t>,</w:t>
            </w:r>
            <w:r w:rsidR="00105B61" w:rsidRPr="00610C93">
              <w:rPr>
                <w:rFonts w:ascii="Aptos Narrow" w:hAnsi="Aptos Narrow"/>
                <w:color w:val="000000"/>
                <w:sz w:val="24"/>
                <w:szCs w:val="24"/>
              </w:rPr>
              <w:t xml:space="preserve"> and related metadata </w:t>
            </w:r>
            <w:r w:rsidR="00860292">
              <w:rPr>
                <w:rFonts w:ascii="Aptos Narrow" w:hAnsi="Aptos Narrow"/>
                <w:color w:val="000000"/>
                <w:sz w:val="24"/>
                <w:szCs w:val="24"/>
              </w:rPr>
              <w:t>are</w:t>
            </w:r>
            <w:r w:rsidR="00105B61" w:rsidRPr="00610C93">
              <w:rPr>
                <w:rFonts w:ascii="Aptos Narrow" w:hAnsi="Aptos Narrow"/>
                <w:color w:val="000000"/>
                <w:sz w:val="24"/>
                <w:szCs w:val="24"/>
              </w:rPr>
              <w:t xml:space="preserve"> not being captured in a central repository.</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1D7DA91" w14:textId="69FEE544" w:rsidR="00E4681A" w:rsidRPr="00531C6D"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Mappings of Enterprise Information Reference Models to physical data design documentation are maintained in a central enterprise metadata repository that is accessible to stakeholders to search, discover and identify impacts of data design modifications.</w:t>
            </w:r>
          </w:p>
          <w:p w14:paraId="17FB8BD1" w14:textId="6307D9F6" w:rsidR="00777ED4" w:rsidRPr="00280F97" w:rsidRDefault="00E4681A" w:rsidP="00531C6D">
            <w:pPr>
              <w:pStyle w:val="TableText"/>
              <w:spacing w:before="240"/>
              <w:rPr>
                <w:rFonts w:ascii="Aptos Narrow" w:hAnsi="Aptos Narrow"/>
                <w:sz w:val="24"/>
                <w:szCs w:val="24"/>
              </w:rPr>
            </w:pPr>
            <w:r>
              <w:rPr>
                <w:rFonts w:ascii="Aptos Narrow" w:hAnsi="Aptos Narrow"/>
                <w:sz w:val="24"/>
                <w:szCs w:val="24"/>
              </w:rPr>
              <w:t>T</w:t>
            </w:r>
            <w:r w:rsidR="00E2370C">
              <w:rPr>
                <w:rFonts w:ascii="Aptos Narrow" w:hAnsi="Aptos Narrow"/>
                <w:sz w:val="24"/>
                <w:szCs w:val="24"/>
              </w:rPr>
              <w:t xml:space="preserve">he </w:t>
            </w:r>
            <w:r w:rsidR="00A4681E">
              <w:rPr>
                <w:rFonts w:ascii="Aptos Narrow" w:hAnsi="Aptos Narrow"/>
                <w:sz w:val="24"/>
                <w:szCs w:val="24"/>
              </w:rPr>
              <w:t>SOP</w:t>
            </w:r>
            <w:r w:rsidR="00E2370C">
              <w:rPr>
                <w:rFonts w:ascii="Aptos Narrow" w:hAnsi="Aptos Narrow"/>
                <w:sz w:val="24"/>
                <w:szCs w:val="24"/>
              </w:rPr>
              <w:t xml:space="preserve"> have not been applied and regular assessments have not occurred.</w:t>
            </w:r>
          </w:p>
        </w:tc>
        <w:tc>
          <w:tcPr>
            <w:tcW w:w="34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C23E8B2" w14:textId="6CDCBB25" w:rsidR="00E2370C"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The design of the information asset adheres to Enterprise Data Architecture &amp; Modeling</w:t>
            </w:r>
            <w:r w:rsidR="00E2370C">
              <w:rPr>
                <w:rFonts w:ascii="Aptos Narrow" w:hAnsi="Aptos Narrow"/>
                <w:color w:val="000000"/>
                <w:sz w:val="24"/>
                <w:szCs w:val="24"/>
              </w:rPr>
              <w:t>:</w:t>
            </w:r>
            <w:r w:rsidRPr="00280F97">
              <w:rPr>
                <w:rFonts w:ascii="Aptos Narrow" w:hAnsi="Aptos Narrow"/>
                <w:color w:val="000000"/>
                <w:sz w:val="24"/>
                <w:szCs w:val="24"/>
              </w:rPr>
              <w:t xml:space="preserve"> </w:t>
            </w:r>
          </w:p>
          <w:p w14:paraId="5C7B7D71" w14:textId="77777777" w:rsidR="00472C99" w:rsidRDefault="00E2370C">
            <w:pPr>
              <w:pStyle w:val="TableText"/>
              <w:numPr>
                <w:ilvl w:val="1"/>
                <w:numId w:val="40"/>
              </w:numPr>
              <w:ind w:left="196" w:hanging="180"/>
              <w:rPr>
                <w:rFonts w:ascii="Aptos Narrow" w:hAnsi="Aptos Narrow"/>
                <w:color w:val="000000"/>
                <w:sz w:val="24"/>
                <w:szCs w:val="24"/>
              </w:rPr>
            </w:pPr>
            <w:r w:rsidRPr="00610C93">
              <w:rPr>
                <w:rFonts w:ascii="Aptos Narrow" w:hAnsi="Aptos Narrow"/>
                <w:color w:val="000000"/>
                <w:sz w:val="24"/>
                <w:szCs w:val="24"/>
              </w:rPr>
              <w:t>Outcomes &amp; Metrics</w:t>
            </w:r>
          </w:p>
          <w:p w14:paraId="7DBA3BFC" w14:textId="77777777" w:rsidR="00472C99" w:rsidRDefault="00E2370C">
            <w:pPr>
              <w:pStyle w:val="TableText"/>
              <w:numPr>
                <w:ilvl w:val="1"/>
                <w:numId w:val="40"/>
              </w:numPr>
              <w:ind w:left="196" w:hanging="180"/>
              <w:rPr>
                <w:rFonts w:ascii="Aptos Narrow" w:hAnsi="Aptos Narrow"/>
                <w:color w:val="000000"/>
                <w:sz w:val="24"/>
                <w:szCs w:val="24"/>
              </w:rPr>
            </w:pPr>
            <w:r w:rsidRPr="00610C93">
              <w:rPr>
                <w:rFonts w:ascii="Aptos Narrow" w:hAnsi="Aptos Narrow"/>
                <w:color w:val="000000"/>
                <w:sz w:val="24"/>
                <w:szCs w:val="24"/>
              </w:rPr>
              <w:t>Processes &amp;</w:t>
            </w:r>
            <w:r w:rsidR="00777ED4" w:rsidRPr="00280F97">
              <w:rPr>
                <w:rFonts w:ascii="Aptos Narrow" w:hAnsi="Aptos Narrow"/>
                <w:color w:val="000000"/>
                <w:sz w:val="24"/>
                <w:szCs w:val="24"/>
              </w:rPr>
              <w:t xml:space="preserve"> procedures</w:t>
            </w:r>
          </w:p>
          <w:p w14:paraId="0C70E4A9" w14:textId="77777777" w:rsidR="00472C99" w:rsidRDefault="00E2370C">
            <w:pPr>
              <w:pStyle w:val="TableText"/>
              <w:numPr>
                <w:ilvl w:val="1"/>
                <w:numId w:val="40"/>
              </w:numPr>
              <w:ind w:left="196" w:hanging="180"/>
              <w:rPr>
                <w:rFonts w:ascii="Aptos Narrow" w:hAnsi="Aptos Narrow"/>
                <w:color w:val="000000"/>
                <w:sz w:val="24"/>
                <w:szCs w:val="24"/>
              </w:rPr>
            </w:pPr>
            <w:r w:rsidRPr="00610C93">
              <w:rPr>
                <w:rFonts w:ascii="Aptos Narrow" w:hAnsi="Aptos Narrow"/>
                <w:color w:val="000000"/>
                <w:sz w:val="24"/>
                <w:szCs w:val="24"/>
              </w:rPr>
              <w:t>Policies &amp; Standards</w:t>
            </w:r>
          </w:p>
          <w:p w14:paraId="2F34599E" w14:textId="77777777" w:rsidR="00472C99" w:rsidRDefault="00E2370C">
            <w:pPr>
              <w:pStyle w:val="TableText"/>
              <w:numPr>
                <w:ilvl w:val="1"/>
                <w:numId w:val="40"/>
              </w:numPr>
              <w:ind w:left="196" w:hanging="180"/>
              <w:rPr>
                <w:rFonts w:ascii="Aptos Narrow" w:hAnsi="Aptos Narrow"/>
                <w:color w:val="000000"/>
                <w:sz w:val="24"/>
                <w:szCs w:val="24"/>
              </w:rPr>
            </w:pPr>
            <w:r w:rsidRPr="00610C93">
              <w:rPr>
                <w:rFonts w:ascii="Aptos Narrow" w:hAnsi="Aptos Narrow"/>
                <w:color w:val="000000"/>
                <w:sz w:val="24"/>
                <w:szCs w:val="24"/>
              </w:rPr>
              <w:t>Metadata requirements</w:t>
            </w:r>
          </w:p>
          <w:p w14:paraId="1ED898D2" w14:textId="487442D2" w:rsidR="00E2370C" w:rsidRDefault="00E2370C">
            <w:pPr>
              <w:pStyle w:val="TableText"/>
              <w:numPr>
                <w:ilvl w:val="1"/>
                <w:numId w:val="40"/>
              </w:numPr>
              <w:ind w:left="196" w:hanging="180"/>
              <w:rPr>
                <w:rFonts w:ascii="Aptos Narrow" w:hAnsi="Aptos Narrow"/>
                <w:color w:val="000000"/>
                <w:sz w:val="24"/>
                <w:szCs w:val="24"/>
              </w:rPr>
            </w:pPr>
            <w:r w:rsidRPr="00610C93">
              <w:rPr>
                <w:rFonts w:ascii="Aptos Narrow" w:hAnsi="Aptos Narrow"/>
                <w:color w:val="000000"/>
                <w:sz w:val="24"/>
                <w:szCs w:val="24"/>
              </w:rPr>
              <w:t>Technology</w:t>
            </w:r>
          </w:p>
          <w:p w14:paraId="282F82C1" w14:textId="065EC863" w:rsidR="00777ED4" w:rsidRPr="00280F97" w:rsidRDefault="009A5F55" w:rsidP="00531C6D">
            <w:pPr>
              <w:pStyle w:val="TableText"/>
              <w:spacing w:before="240"/>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280F97">
              <w:rPr>
                <w:rFonts w:ascii="Aptos Narrow" w:hAnsi="Aptos Narrow"/>
                <w:color w:val="000000"/>
                <w:sz w:val="24"/>
                <w:szCs w:val="24"/>
              </w:rPr>
              <w:t xml:space="preserve"> to improve the quality of the unstructured data.</w:t>
            </w:r>
          </w:p>
        </w:tc>
      </w:tr>
      <w:tr w:rsidR="00777ED4" w:rsidRPr="005703D5" w14:paraId="2AFB3B73" w14:textId="77777777" w:rsidTr="007E423A">
        <w:trPr>
          <w:trHeight w:val="1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11B4248" w14:textId="77777777" w:rsidR="00923D87" w:rsidRDefault="00923D87"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3C22FDA2" w14:textId="31CD2D3E" w:rsidR="00923D87" w:rsidRDefault="00F602C5" w:rsidP="00472C99">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5691455" w14:textId="274D6696" w:rsidR="00777ED4" w:rsidRPr="00280F97" w:rsidRDefault="00777ED4" w:rsidP="00F42950">
            <w:pPr>
              <w:pStyle w:val="TableText"/>
              <w:rPr>
                <w:rFonts w:ascii="Aptos Narrow" w:hAnsi="Aptos Narrow"/>
                <w:sz w:val="24"/>
                <w:szCs w:val="24"/>
              </w:rPr>
            </w:pPr>
            <w:r w:rsidRPr="00280F97">
              <w:rPr>
                <w:rFonts w:ascii="Aptos Narrow" w:hAnsi="Aptos Narrow"/>
                <w:color w:val="000000"/>
                <w:sz w:val="24"/>
                <w:szCs w:val="24"/>
              </w:rPr>
              <w:t>N/A</w:t>
            </w:r>
            <w:r w:rsidR="00FE244E" w:rsidRPr="00280F97">
              <w:rPr>
                <w:rFonts w:ascii="Aptos Narrow" w:hAnsi="Aptos Narrow"/>
                <w:color w:val="000000"/>
                <w:sz w:val="24"/>
                <w:szCs w:val="24"/>
              </w:rPr>
              <w:t>- none exists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B3DCA9C"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Physical Data Model</w:t>
            </w:r>
          </w:p>
          <w:p w14:paraId="1C929253"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Physical Data Dictionary</w:t>
            </w:r>
          </w:p>
          <w:p w14:paraId="3E0430DA"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Process to Data Matrix</w:t>
            </w:r>
          </w:p>
          <w:p w14:paraId="41D2E599" w14:textId="77777777" w:rsidR="00777ED4" w:rsidRPr="00280F97" w:rsidRDefault="00777ED4" w:rsidP="00A810B1">
            <w:pPr>
              <w:pStyle w:val="Tablebullet1"/>
              <w:ind w:left="177" w:hanging="180"/>
              <w:rPr>
                <w:rFonts w:ascii="Aptos Narrow" w:hAnsi="Aptos Narrow"/>
                <w:sz w:val="24"/>
                <w:szCs w:val="24"/>
              </w:rPr>
            </w:pPr>
            <w:r w:rsidRPr="00280F97">
              <w:rPr>
                <w:rFonts w:ascii="Aptos Narrow" w:hAnsi="Aptos Narrow"/>
                <w:color w:val="000000"/>
                <w:sz w:val="24"/>
                <w:szCs w:val="24"/>
              </w:rPr>
              <w:t>Application to Data Matrix</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2BF0695"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Enterprise Conceptual Data Model</w:t>
            </w:r>
          </w:p>
          <w:p w14:paraId="056C6078"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Enterprise Logical Data Model</w:t>
            </w:r>
          </w:p>
          <w:p w14:paraId="29BD8302" w14:textId="0CB9DC4B" w:rsidR="00777ED4" w:rsidRPr="00280F97" w:rsidRDefault="00777ED4" w:rsidP="00A810B1">
            <w:pPr>
              <w:pStyle w:val="Tablebullet1"/>
              <w:ind w:left="177" w:hanging="180"/>
              <w:rPr>
                <w:rFonts w:ascii="Aptos Narrow" w:hAnsi="Aptos Narrow"/>
                <w:sz w:val="24"/>
                <w:szCs w:val="24"/>
              </w:rPr>
            </w:pPr>
            <w:r w:rsidRPr="00280F97">
              <w:rPr>
                <w:rFonts w:ascii="Aptos Narrow" w:hAnsi="Aptos Narrow"/>
                <w:color w:val="000000"/>
                <w:sz w:val="24"/>
                <w:szCs w:val="24"/>
              </w:rPr>
              <w:t xml:space="preserve">Physical Data Dictionary </w:t>
            </w:r>
            <w:r w:rsidR="00725D47" w:rsidRPr="00280F97">
              <w:rPr>
                <w:rFonts w:ascii="Aptos Narrow" w:hAnsi="Aptos Narrow"/>
                <w:color w:val="000000"/>
                <w:sz w:val="24"/>
                <w:szCs w:val="24"/>
              </w:rPr>
              <w:t>with Definitions</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657AC08" w14:textId="2B7EF6B0" w:rsidR="00777ED4" w:rsidRPr="00A810B1" w:rsidRDefault="000F7A51"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Data Design</w:t>
            </w:r>
            <w:r>
              <w:rPr>
                <w:rFonts w:ascii="Aptos Narrow" w:hAnsi="Aptos Narrow"/>
                <w:color w:val="000000"/>
                <w:sz w:val="24"/>
                <w:szCs w:val="24"/>
              </w:rPr>
              <w:t xml:space="preserve"> </w:t>
            </w:r>
            <w:r w:rsidR="00777ED4" w:rsidRPr="00280F97">
              <w:rPr>
                <w:rFonts w:ascii="Aptos Narrow" w:hAnsi="Aptos Narrow"/>
                <w:color w:val="000000"/>
                <w:sz w:val="24"/>
                <w:szCs w:val="24"/>
              </w:rPr>
              <w:t>Metadata Repository Screenshots</w:t>
            </w:r>
          </w:p>
          <w:p w14:paraId="4C6F939C" w14:textId="567E3795" w:rsidR="00777ED4" w:rsidRPr="00A810B1" w:rsidRDefault="00213E59"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 xml:space="preserve">Data </w:t>
            </w:r>
            <w:r w:rsidR="00DC0BB9">
              <w:rPr>
                <w:rFonts w:ascii="Aptos Narrow" w:hAnsi="Aptos Narrow"/>
                <w:color w:val="000000"/>
                <w:sz w:val="24"/>
                <w:szCs w:val="24"/>
              </w:rPr>
              <w:t>D</w:t>
            </w:r>
            <w:r w:rsidRPr="00280F97">
              <w:rPr>
                <w:rFonts w:ascii="Aptos Narrow" w:hAnsi="Aptos Narrow"/>
                <w:color w:val="000000"/>
                <w:sz w:val="24"/>
                <w:szCs w:val="24"/>
              </w:rPr>
              <w:t xml:space="preserve">esign </w:t>
            </w:r>
            <w:r w:rsidR="00777ED4" w:rsidRPr="00280F97">
              <w:rPr>
                <w:rFonts w:ascii="Aptos Narrow" w:hAnsi="Aptos Narrow"/>
                <w:color w:val="000000"/>
                <w:sz w:val="24"/>
                <w:szCs w:val="24"/>
              </w:rPr>
              <w:t>Metamodel</w:t>
            </w:r>
          </w:p>
          <w:p w14:paraId="6F7EA64E" w14:textId="6AA16E3B" w:rsidR="00777ED4" w:rsidRPr="00A810B1" w:rsidRDefault="007E19B7"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 xml:space="preserve">Data Design </w:t>
            </w:r>
            <w:r w:rsidR="00777ED4" w:rsidRPr="00280F97">
              <w:rPr>
                <w:rFonts w:ascii="Aptos Narrow" w:hAnsi="Aptos Narrow"/>
                <w:color w:val="000000"/>
                <w:sz w:val="24"/>
                <w:szCs w:val="24"/>
              </w:rPr>
              <w:t>Metadata Repository Operating Model</w:t>
            </w:r>
          </w:p>
          <w:p w14:paraId="68BEE7FC" w14:textId="251C56FB" w:rsidR="00777ED4" w:rsidRPr="00280F97" w:rsidRDefault="00777ED4" w:rsidP="00A810B1">
            <w:pPr>
              <w:pStyle w:val="Tablebullet1"/>
              <w:ind w:left="177" w:hanging="180"/>
              <w:rPr>
                <w:rFonts w:ascii="Aptos Narrow" w:hAnsi="Aptos Narrow"/>
                <w:sz w:val="24"/>
                <w:szCs w:val="24"/>
              </w:rPr>
            </w:pPr>
            <w:r w:rsidRPr="00280F97">
              <w:rPr>
                <w:rFonts w:ascii="Aptos Narrow" w:hAnsi="Aptos Narrow"/>
                <w:color w:val="000000"/>
                <w:sz w:val="24"/>
                <w:szCs w:val="24"/>
              </w:rPr>
              <w:t xml:space="preserve">Data </w:t>
            </w:r>
            <w:r w:rsidR="00DC0BB9">
              <w:rPr>
                <w:rFonts w:ascii="Aptos Narrow" w:hAnsi="Aptos Narrow"/>
                <w:color w:val="000000"/>
                <w:sz w:val="24"/>
                <w:szCs w:val="24"/>
              </w:rPr>
              <w:t>D</w:t>
            </w:r>
            <w:r w:rsidRPr="00280F97">
              <w:rPr>
                <w:rFonts w:ascii="Aptos Narrow" w:hAnsi="Aptos Narrow"/>
                <w:color w:val="000000"/>
                <w:sz w:val="24"/>
                <w:szCs w:val="24"/>
              </w:rPr>
              <w:t>esign Metadata Repository Change Workflow</w:t>
            </w:r>
          </w:p>
        </w:tc>
        <w:tc>
          <w:tcPr>
            <w:tcW w:w="34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ED68CE1"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Data Architecture, Modeling &amp; Design Process Diagram</w:t>
            </w:r>
          </w:p>
          <w:p w14:paraId="07E787E2" w14:textId="7C8192E2"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 xml:space="preserve">Data Architecture, Modeling &amp; Design </w:t>
            </w:r>
            <w:r w:rsidR="00A4681E">
              <w:rPr>
                <w:rFonts w:ascii="Aptos Narrow" w:hAnsi="Aptos Narrow"/>
                <w:color w:val="000000"/>
                <w:sz w:val="24"/>
                <w:szCs w:val="24"/>
              </w:rPr>
              <w:t>SOP</w:t>
            </w:r>
          </w:p>
          <w:p w14:paraId="58548B31"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Data Architecture, Modeling &amp; Design Standard Documentation</w:t>
            </w:r>
          </w:p>
          <w:p w14:paraId="3E6CC971"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Data Architecture, Modeling &amp; Design Metadata Requirements</w:t>
            </w:r>
          </w:p>
          <w:p w14:paraId="6E78CA71" w14:textId="77777777" w:rsidR="00777ED4" w:rsidRPr="00A810B1" w:rsidRDefault="00777ED4" w:rsidP="00A810B1">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Data Architecture, Modeling &amp; Design MITA Scorecard</w:t>
            </w:r>
          </w:p>
        </w:tc>
      </w:tr>
    </w:tbl>
    <w:p w14:paraId="032481EC" w14:textId="77777777" w:rsidR="00777ED4" w:rsidRDefault="00777ED4" w:rsidP="00777ED4"/>
    <w:p w14:paraId="2A98F7BA" w14:textId="19BF4CB5" w:rsidR="00777ED4" w:rsidRPr="000267DC" w:rsidRDefault="00777ED4" w:rsidP="00777ED4">
      <w:pPr>
        <w:pStyle w:val="Heading2"/>
      </w:pPr>
      <w:bookmarkStart w:id="34" w:name="_Toc230872736"/>
      <w:r>
        <w:lastRenderedPageBreak/>
        <w:t>Table</w:t>
      </w:r>
      <w:r w:rsidR="00463893">
        <w:t xml:space="preserve"> 28</w:t>
      </w:r>
      <w:r>
        <w:t xml:space="preserve">: </w:t>
      </w:r>
      <w:r w:rsidRPr="000267DC">
        <w:t>Aspect</w:t>
      </w:r>
      <w:r>
        <w:t xml:space="preserve"> –</w:t>
      </w:r>
      <w:r w:rsidRPr="000267DC">
        <w:t xml:space="preserve"> </w:t>
      </w:r>
      <w:r>
        <w:t>Reference Information</w:t>
      </w:r>
      <w:bookmarkEnd w:id="34"/>
    </w:p>
    <w:p w14:paraId="19C8D9F1" w14:textId="726084C9" w:rsidR="7BCE2AD8" w:rsidRDefault="7BCE2AD8" w:rsidP="75828961">
      <w:pPr>
        <w:spacing w:after="0" w:line="240" w:lineRule="auto"/>
        <w:rPr>
          <w:rFonts w:ascii="Aptos Narrow" w:eastAsia="Times New Roman" w:hAnsi="Aptos Narrow" w:cs="Times New Roman"/>
          <w:i/>
          <w:iCs/>
          <w:color w:val="000000" w:themeColor="text1"/>
        </w:rPr>
      </w:pPr>
      <w:r w:rsidRPr="75828961">
        <w:rPr>
          <w:rFonts w:ascii="Aptos Narrow" w:eastAsia="Times New Roman" w:hAnsi="Aptos Narrow" w:cs="Times New Roman"/>
          <w:i/>
          <w:iCs/>
          <w:color w:val="000000" w:themeColor="text1"/>
        </w:rPr>
        <w:t xml:space="preserve">Do the reference data that </w:t>
      </w:r>
      <w:r w:rsidR="00530329">
        <w:rPr>
          <w:rFonts w:ascii="Aptos Narrow" w:eastAsia="Times New Roman" w:hAnsi="Aptos Narrow" w:cs="Times New Roman"/>
          <w:i/>
          <w:iCs/>
          <w:color w:val="000000" w:themeColor="text1"/>
        </w:rPr>
        <w:t>are</w:t>
      </w:r>
      <w:r w:rsidRPr="75828961">
        <w:rPr>
          <w:rFonts w:ascii="Aptos Narrow" w:eastAsia="Times New Roman" w:hAnsi="Aptos Narrow" w:cs="Times New Roman"/>
          <w:i/>
          <w:iCs/>
          <w:color w:val="000000" w:themeColor="text1"/>
        </w:rPr>
        <w:t xml:space="preserve"> included in the information used to support this capability adhere to standards and </w:t>
      </w:r>
      <w:r w:rsidR="00530329">
        <w:rPr>
          <w:rFonts w:ascii="Aptos Narrow" w:eastAsia="Times New Roman" w:hAnsi="Aptos Narrow" w:cs="Times New Roman"/>
          <w:i/>
          <w:iCs/>
          <w:color w:val="000000" w:themeColor="text1"/>
        </w:rPr>
        <w:t>are</w:t>
      </w:r>
      <w:r w:rsidRPr="75828961">
        <w:rPr>
          <w:rFonts w:ascii="Aptos Narrow" w:eastAsia="Times New Roman" w:hAnsi="Aptos Narrow" w:cs="Times New Roman"/>
          <w:i/>
          <w:iCs/>
          <w:color w:val="000000" w:themeColor="text1"/>
        </w:rPr>
        <w:t xml:space="preserve"> documented, controlled and stored in a location that is accessible to stakeholders?</w:t>
      </w:r>
    </w:p>
    <w:tbl>
      <w:tblPr>
        <w:tblW w:w="5409" w:type="pct"/>
        <w:tblLayout w:type="fixed"/>
        <w:tblCellMar>
          <w:left w:w="14" w:type="dxa"/>
          <w:right w:w="14" w:type="dxa"/>
        </w:tblCellMar>
        <w:tblLook w:val="0420" w:firstRow="1" w:lastRow="0" w:firstColumn="0" w:lastColumn="0" w:noHBand="0" w:noVBand="1"/>
        <w:tblCaption w:val="Table 28: Aspect – Reference Information"/>
        <w:tblDescription w:val="Table 28 provides five levels of maturity criteria and suggested documentation for the aspect – Reference Information, within the Information Architecture (IA) Maturity Criteria."/>
      </w:tblPr>
      <w:tblGrid>
        <w:gridCol w:w="1699"/>
        <w:gridCol w:w="1806"/>
        <w:gridCol w:w="2160"/>
        <w:gridCol w:w="2430"/>
        <w:gridCol w:w="2790"/>
        <w:gridCol w:w="3124"/>
      </w:tblGrid>
      <w:tr w:rsidR="00777ED4" w:rsidRPr="000D78CE" w14:paraId="336AFCB3" w14:textId="77777777" w:rsidTr="00530329">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CFE1264" w14:textId="70C0B0BC"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Maturity</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1454B4" w14:textId="1B79B9BF"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1: Initial</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9D3845E" w14:textId="18591194"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2: Developing</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289C56A" w14:textId="2C041390"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3: Defined</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A676758" w14:textId="336F4904"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4: Managed</w:t>
            </w:r>
          </w:p>
        </w:tc>
        <w:tc>
          <w:tcPr>
            <w:tcW w:w="31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E384D1" w14:textId="3EBA9C84"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Level 5: Optimized</w:t>
            </w:r>
          </w:p>
        </w:tc>
      </w:tr>
      <w:tr w:rsidR="00777ED4" w:rsidRPr="000D78CE" w14:paraId="558CFA61" w14:textId="77777777" w:rsidTr="00530329">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A6D3067" w14:textId="2A841174" w:rsidR="00777ED4" w:rsidRPr="00280F97" w:rsidRDefault="00E13E19" w:rsidP="00F42950">
            <w:pPr>
              <w:pStyle w:val="TableText"/>
              <w:keepNext/>
              <w:keepLines/>
              <w:rPr>
                <w:rFonts w:ascii="Aptos Narrow" w:hAnsi="Aptos Narrow"/>
                <w:b/>
                <w:sz w:val="24"/>
                <w:szCs w:val="24"/>
              </w:rPr>
            </w:pPr>
            <w:r w:rsidRPr="00280F97">
              <w:rPr>
                <w:rFonts w:ascii="Aptos Narrow" w:hAnsi="Aptos Narrow"/>
                <w:b/>
                <w:sz w:val="24"/>
                <w:szCs w:val="24"/>
              </w:rPr>
              <w:t>Maturity Criteria</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9E6A870" w14:textId="77777777" w:rsidR="00777ED4" w:rsidRPr="00280F97"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 xml:space="preserve">Little or no reference data that is used to support the information asset for this capability has-been identified and documented, including all code sets and code values. </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0D897AE" w14:textId="2A5F90C9" w:rsidR="00777ED4" w:rsidRPr="00280F97"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The reference data that is used to support this capability has been identified and documented, and aligned to the corresponding data elements</w:t>
            </w:r>
            <w:r w:rsidR="009D17AC">
              <w:rPr>
                <w:rFonts w:ascii="Aptos Narrow" w:hAnsi="Aptos Narrow"/>
                <w:color w:val="000000"/>
                <w:sz w:val="24"/>
                <w:szCs w:val="24"/>
              </w:rPr>
              <w:t>, but is not aligned to target reference data standards.</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A9F1507" w14:textId="77777777" w:rsidR="00FC3005"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 xml:space="preserve">Target reference data standards that meet the business needs have been identified, adopted and implemented. </w:t>
            </w:r>
          </w:p>
          <w:p w14:paraId="703FDF33" w14:textId="590C5ED6" w:rsidR="00777ED4" w:rsidRPr="00FC3005" w:rsidRDefault="00FC3005" w:rsidP="0073737D">
            <w:pPr>
              <w:pStyle w:val="TableText"/>
              <w:spacing w:before="240"/>
              <w:rPr>
                <w:rFonts w:ascii="Aptos Narrow" w:hAnsi="Aptos Narrow"/>
                <w:color w:val="000000"/>
                <w:sz w:val="24"/>
                <w:szCs w:val="24"/>
              </w:rPr>
            </w:pPr>
            <w:r w:rsidRPr="00610C93">
              <w:rPr>
                <w:rFonts w:ascii="Aptos Narrow" w:hAnsi="Aptos Narrow"/>
                <w:color w:val="000000"/>
                <w:sz w:val="24"/>
                <w:szCs w:val="24"/>
              </w:rPr>
              <w:t xml:space="preserve">The detailed </w:t>
            </w:r>
            <w:r>
              <w:rPr>
                <w:rFonts w:ascii="Aptos Narrow" w:hAnsi="Aptos Narrow"/>
                <w:color w:val="000000"/>
                <w:sz w:val="24"/>
                <w:szCs w:val="24"/>
              </w:rPr>
              <w:t>reference data</w:t>
            </w:r>
            <w:r w:rsidRPr="00610C93">
              <w:rPr>
                <w:rFonts w:ascii="Aptos Narrow" w:hAnsi="Aptos Narrow"/>
                <w:color w:val="000000"/>
                <w:sz w:val="24"/>
                <w:szCs w:val="24"/>
              </w:rPr>
              <w:t xml:space="preserve"> and related metadata </w:t>
            </w:r>
            <w:r>
              <w:rPr>
                <w:rFonts w:ascii="Aptos Narrow" w:hAnsi="Aptos Narrow"/>
                <w:color w:val="000000"/>
                <w:sz w:val="24"/>
                <w:szCs w:val="24"/>
              </w:rPr>
              <w:t>are</w:t>
            </w:r>
            <w:r w:rsidRPr="00610C93">
              <w:rPr>
                <w:rFonts w:ascii="Aptos Narrow" w:hAnsi="Aptos Narrow"/>
                <w:color w:val="000000"/>
                <w:sz w:val="24"/>
                <w:szCs w:val="24"/>
              </w:rPr>
              <w:t xml:space="preserve"> not being captured in a central repository.</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CAE2385" w14:textId="719043D0" w:rsidR="00E4681A" w:rsidRPr="00530329"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Reference data adheres to reference data metadata standards and is traced to the applicable data elements in the data dictionary in a central metadata repository that is accessible to stakeholders to search, discover and identify the impact of reference data modifications.</w:t>
            </w:r>
          </w:p>
          <w:p w14:paraId="5D62A46E" w14:textId="41F2C3D7" w:rsidR="00777ED4" w:rsidRPr="00280F97" w:rsidRDefault="00E4681A" w:rsidP="00530329">
            <w:pPr>
              <w:pStyle w:val="TableText"/>
              <w:spacing w:before="240"/>
              <w:rPr>
                <w:rFonts w:ascii="Aptos Narrow" w:hAnsi="Aptos Narrow"/>
                <w:sz w:val="24"/>
                <w:szCs w:val="24"/>
              </w:rPr>
            </w:pPr>
            <w:r>
              <w:rPr>
                <w:rFonts w:ascii="Aptos Narrow" w:hAnsi="Aptos Narrow"/>
                <w:sz w:val="24"/>
                <w:szCs w:val="24"/>
              </w:rPr>
              <w:t>T</w:t>
            </w:r>
            <w:r w:rsidR="004B7A5F">
              <w:rPr>
                <w:rFonts w:ascii="Aptos Narrow" w:hAnsi="Aptos Narrow"/>
                <w:sz w:val="24"/>
                <w:szCs w:val="24"/>
              </w:rPr>
              <w:t xml:space="preserve">he </w:t>
            </w:r>
            <w:r w:rsidR="00A4681E">
              <w:rPr>
                <w:rFonts w:ascii="Aptos Narrow" w:hAnsi="Aptos Narrow"/>
                <w:sz w:val="24"/>
                <w:szCs w:val="24"/>
              </w:rPr>
              <w:t>SOPs</w:t>
            </w:r>
            <w:r w:rsidR="004B7A5F">
              <w:rPr>
                <w:rFonts w:ascii="Aptos Narrow" w:hAnsi="Aptos Narrow"/>
                <w:sz w:val="24"/>
                <w:szCs w:val="24"/>
              </w:rPr>
              <w:t xml:space="preserve"> have not been applied and regular assessments have not occurred.</w:t>
            </w:r>
          </w:p>
        </w:tc>
        <w:tc>
          <w:tcPr>
            <w:tcW w:w="31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23631A1" w14:textId="068A0716" w:rsidR="00145360" w:rsidRDefault="00777ED4" w:rsidP="00145360">
            <w:pPr>
              <w:pStyle w:val="TableText"/>
              <w:rPr>
                <w:rFonts w:ascii="Aptos Narrow" w:hAnsi="Aptos Narrow"/>
                <w:color w:val="000000"/>
                <w:sz w:val="24"/>
                <w:szCs w:val="24"/>
              </w:rPr>
            </w:pPr>
            <w:r w:rsidRPr="00280F97">
              <w:rPr>
                <w:rFonts w:ascii="Aptos Narrow" w:hAnsi="Aptos Narrow"/>
                <w:color w:val="000000"/>
                <w:sz w:val="24"/>
                <w:szCs w:val="24"/>
              </w:rPr>
              <w:t>The reference data used to support the information asset adheres to Enterprise Reference Data</w:t>
            </w:r>
            <w:r w:rsidR="00145360">
              <w:rPr>
                <w:rFonts w:ascii="Aptos Narrow" w:hAnsi="Aptos Narrow"/>
                <w:color w:val="000000"/>
                <w:sz w:val="24"/>
                <w:szCs w:val="24"/>
              </w:rPr>
              <w:t>:</w:t>
            </w:r>
            <w:r w:rsidR="00145360" w:rsidRPr="00280F97">
              <w:rPr>
                <w:rFonts w:ascii="Aptos Narrow" w:hAnsi="Aptos Narrow"/>
                <w:color w:val="000000"/>
                <w:sz w:val="24"/>
                <w:szCs w:val="24"/>
              </w:rPr>
              <w:t xml:space="preserve"> </w:t>
            </w:r>
          </w:p>
          <w:p w14:paraId="37D70322" w14:textId="67AC6256" w:rsidR="00472C99" w:rsidRDefault="00145360">
            <w:pPr>
              <w:pStyle w:val="TableText"/>
              <w:numPr>
                <w:ilvl w:val="1"/>
                <w:numId w:val="41"/>
              </w:numPr>
              <w:ind w:left="196" w:hanging="180"/>
              <w:rPr>
                <w:rFonts w:ascii="Aptos Narrow" w:hAnsi="Aptos Narrow"/>
                <w:color w:val="000000"/>
                <w:sz w:val="24"/>
                <w:szCs w:val="24"/>
              </w:rPr>
            </w:pPr>
            <w:r w:rsidRPr="00610C93">
              <w:rPr>
                <w:rFonts w:ascii="Aptos Narrow" w:hAnsi="Aptos Narrow"/>
                <w:color w:val="000000"/>
                <w:sz w:val="24"/>
                <w:szCs w:val="24"/>
              </w:rPr>
              <w:t>Outcomes &amp; Metrics</w:t>
            </w:r>
          </w:p>
          <w:p w14:paraId="34C0E8B6" w14:textId="0F1C0771" w:rsidR="00472C99" w:rsidRDefault="00145360">
            <w:pPr>
              <w:pStyle w:val="TableText"/>
              <w:numPr>
                <w:ilvl w:val="1"/>
                <w:numId w:val="41"/>
              </w:numPr>
              <w:ind w:left="196" w:hanging="180"/>
              <w:rPr>
                <w:rFonts w:ascii="Aptos Narrow" w:hAnsi="Aptos Narrow"/>
                <w:color w:val="000000"/>
                <w:sz w:val="24"/>
                <w:szCs w:val="24"/>
              </w:rPr>
            </w:pPr>
            <w:r w:rsidRPr="00610C93">
              <w:rPr>
                <w:rFonts w:ascii="Aptos Narrow" w:hAnsi="Aptos Narrow"/>
                <w:color w:val="000000"/>
                <w:sz w:val="24"/>
                <w:szCs w:val="24"/>
              </w:rPr>
              <w:t>Processes &amp;</w:t>
            </w:r>
            <w:r w:rsidR="00777ED4" w:rsidRPr="00280F97">
              <w:rPr>
                <w:rFonts w:ascii="Aptos Narrow" w:hAnsi="Aptos Narrow"/>
                <w:color w:val="000000"/>
                <w:sz w:val="24"/>
                <w:szCs w:val="24"/>
              </w:rPr>
              <w:t xml:space="preserve"> procedures</w:t>
            </w:r>
          </w:p>
          <w:p w14:paraId="4911A645" w14:textId="77777777" w:rsidR="00472C99" w:rsidRDefault="00145360">
            <w:pPr>
              <w:pStyle w:val="TableText"/>
              <w:numPr>
                <w:ilvl w:val="1"/>
                <w:numId w:val="41"/>
              </w:numPr>
              <w:ind w:left="196" w:hanging="180"/>
              <w:rPr>
                <w:rFonts w:ascii="Aptos Narrow" w:hAnsi="Aptos Narrow"/>
                <w:color w:val="000000"/>
                <w:sz w:val="24"/>
                <w:szCs w:val="24"/>
              </w:rPr>
            </w:pPr>
            <w:r w:rsidRPr="00610C93">
              <w:rPr>
                <w:rFonts w:ascii="Aptos Narrow" w:hAnsi="Aptos Narrow"/>
                <w:color w:val="000000"/>
                <w:sz w:val="24"/>
                <w:szCs w:val="24"/>
              </w:rPr>
              <w:t>Policies &amp; Standards</w:t>
            </w:r>
          </w:p>
          <w:p w14:paraId="63D35709" w14:textId="77777777" w:rsidR="00472C99" w:rsidRDefault="00145360">
            <w:pPr>
              <w:pStyle w:val="TableText"/>
              <w:numPr>
                <w:ilvl w:val="1"/>
                <w:numId w:val="41"/>
              </w:numPr>
              <w:ind w:left="196" w:hanging="180"/>
              <w:rPr>
                <w:rFonts w:ascii="Aptos Narrow" w:hAnsi="Aptos Narrow"/>
                <w:color w:val="000000"/>
                <w:sz w:val="24"/>
                <w:szCs w:val="24"/>
              </w:rPr>
            </w:pPr>
            <w:r w:rsidRPr="00610C93">
              <w:rPr>
                <w:rFonts w:ascii="Aptos Narrow" w:hAnsi="Aptos Narrow"/>
                <w:color w:val="000000"/>
                <w:sz w:val="24"/>
                <w:szCs w:val="24"/>
              </w:rPr>
              <w:t>Metadata requirements</w:t>
            </w:r>
          </w:p>
          <w:p w14:paraId="641ABC9C" w14:textId="320E25F8" w:rsidR="00145360" w:rsidRDefault="00145360">
            <w:pPr>
              <w:pStyle w:val="TableText"/>
              <w:numPr>
                <w:ilvl w:val="1"/>
                <w:numId w:val="41"/>
              </w:numPr>
              <w:ind w:left="196" w:hanging="180"/>
              <w:rPr>
                <w:rFonts w:ascii="Aptos Narrow" w:hAnsi="Aptos Narrow"/>
                <w:color w:val="000000"/>
                <w:sz w:val="24"/>
                <w:szCs w:val="24"/>
              </w:rPr>
            </w:pPr>
            <w:r w:rsidRPr="00610C93">
              <w:rPr>
                <w:rFonts w:ascii="Aptos Narrow" w:hAnsi="Aptos Narrow"/>
                <w:color w:val="000000"/>
                <w:sz w:val="24"/>
                <w:szCs w:val="24"/>
              </w:rPr>
              <w:t>Technology</w:t>
            </w:r>
          </w:p>
          <w:p w14:paraId="2C4B085F" w14:textId="4037D02F" w:rsidR="00777ED4" w:rsidRPr="00280F97" w:rsidRDefault="00145360" w:rsidP="0073737D">
            <w:pPr>
              <w:pStyle w:val="TableText"/>
              <w:spacing w:before="240"/>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280F97">
              <w:rPr>
                <w:rFonts w:ascii="Aptos Narrow" w:hAnsi="Aptos Narrow"/>
                <w:color w:val="000000"/>
                <w:sz w:val="24"/>
                <w:szCs w:val="24"/>
              </w:rPr>
              <w:t xml:space="preserve"> to improve the </w:t>
            </w:r>
            <w:r w:rsidRPr="00610C93">
              <w:rPr>
                <w:rFonts w:ascii="Aptos Narrow" w:hAnsi="Aptos Narrow"/>
                <w:color w:val="000000"/>
                <w:sz w:val="24"/>
                <w:szCs w:val="24"/>
              </w:rPr>
              <w:t>quality of the</w:t>
            </w:r>
            <w:r w:rsidR="00777ED4" w:rsidRPr="00280F97">
              <w:rPr>
                <w:rFonts w:ascii="Aptos Narrow" w:hAnsi="Aptos Narrow"/>
                <w:color w:val="000000"/>
                <w:sz w:val="24"/>
                <w:szCs w:val="24"/>
              </w:rPr>
              <w:t xml:space="preserve"> management of reference data for the information asset. </w:t>
            </w:r>
          </w:p>
        </w:tc>
      </w:tr>
      <w:tr w:rsidR="00777ED4" w:rsidRPr="005703D5" w14:paraId="21C9D5B8" w14:textId="77777777" w:rsidTr="00530329">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77E9D20" w14:textId="77777777" w:rsidR="00612FDD" w:rsidRDefault="00612FDD"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7CCEA98A" w14:textId="6BD92ED2" w:rsidR="00612FDD" w:rsidRDefault="00F602C5" w:rsidP="00472C99">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4B1BCE" w14:textId="3DBEDA19" w:rsidR="00777ED4" w:rsidRPr="00280F97" w:rsidRDefault="00777ED4" w:rsidP="00F42950">
            <w:pPr>
              <w:pStyle w:val="TableText"/>
              <w:rPr>
                <w:rFonts w:ascii="Aptos Narrow" w:hAnsi="Aptos Narrow"/>
                <w:sz w:val="24"/>
                <w:szCs w:val="24"/>
              </w:rPr>
            </w:pPr>
            <w:r w:rsidRPr="00280F97">
              <w:rPr>
                <w:rFonts w:ascii="Aptos Narrow" w:hAnsi="Aptos Narrow"/>
                <w:color w:val="000000"/>
                <w:sz w:val="24"/>
                <w:szCs w:val="24"/>
              </w:rPr>
              <w:t>N/A</w:t>
            </w:r>
            <w:r w:rsidR="006E4AD0" w:rsidRPr="00280F97">
              <w:rPr>
                <w:rFonts w:ascii="Aptos Narrow" w:hAnsi="Aptos Narrow"/>
                <w:color w:val="000000"/>
                <w:sz w:val="24"/>
                <w:szCs w:val="24"/>
              </w:rPr>
              <w:t>- none exists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766D4D" w14:textId="77777777" w:rsidR="00777ED4" w:rsidRPr="00280F97" w:rsidRDefault="00777ED4" w:rsidP="007E423A">
            <w:pPr>
              <w:pStyle w:val="Tablebullet1"/>
              <w:ind w:left="177" w:hanging="180"/>
              <w:rPr>
                <w:rFonts w:ascii="Aptos Narrow" w:hAnsi="Aptos Narrow"/>
                <w:sz w:val="24"/>
                <w:szCs w:val="24"/>
              </w:rPr>
            </w:pPr>
            <w:r w:rsidRPr="00280F97">
              <w:rPr>
                <w:rFonts w:ascii="Aptos Narrow" w:hAnsi="Aptos Narrow"/>
                <w:color w:val="000000"/>
                <w:sz w:val="24"/>
                <w:szCs w:val="24"/>
              </w:rPr>
              <w:t>Reference Data Catalog</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4BF70B" w14:textId="77777777"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Data Standard Document</w:t>
            </w:r>
          </w:p>
          <w:p w14:paraId="06513332" w14:textId="385CF009"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Reference Data Catalog</w:t>
            </w:r>
            <w:r w:rsidR="00BC6926" w:rsidRPr="00280F97">
              <w:rPr>
                <w:rFonts w:ascii="Aptos Narrow" w:hAnsi="Aptos Narrow"/>
                <w:color w:val="000000"/>
                <w:sz w:val="24"/>
                <w:szCs w:val="24"/>
              </w:rPr>
              <w:t xml:space="preserve"> with Standards</w:t>
            </w:r>
          </w:p>
          <w:p w14:paraId="7425C29A" w14:textId="77777777"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Reference Data Crosswalk</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7A78C0C" w14:textId="1AE187DB" w:rsidR="00777ED4" w:rsidRPr="007E423A" w:rsidRDefault="000F6B98" w:rsidP="007E423A">
            <w:pPr>
              <w:pStyle w:val="Tablebullet1"/>
              <w:ind w:left="177" w:hanging="180"/>
              <w:rPr>
                <w:rFonts w:ascii="Aptos Narrow" w:hAnsi="Aptos Narrow"/>
                <w:color w:val="000000"/>
                <w:sz w:val="24"/>
                <w:szCs w:val="24"/>
              </w:rPr>
            </w:pPr>
            <w:r>
              <w:rPr>
                <w:rFonts w:ascii="Aptos Narrow" w:hAnsi="Aptos Narrow"/>
                <w:color w:val="000000"/>
                <w:sz w:val="24"/>
                <w:szCs w:val="24"/>
              </w:rPr>
              <w:t xml:space="preserve">Reference Data </w:t>
            </w:r>
            <w:r w:rsidR="00777ED4" w:rsidRPr="00280F97">
              <w:rPr>
                <w:rFonts w:ascii="Aptos Narrow" w:hAnsi="Aptos Narrow"/>
                <w:color w:val="000000"/>
                <w:sz w:val="24"/>
                <w:szCs w:val="24"/>
              </w:rPr>
              <w:t>Metadata Repository Screenshots</w:t>
            </w:r>
          </w:p>
          <w:p w14:paraId="21B49D2D" w14:textId="7130BEB8" w:rsidR="00777ED4" w:rsidRPr="007E423A" w:rsidRDefault="00772281"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Refere</w:t>
            </w:r>
            <w:r w:rsidR="0015140C" w:rsidRPr="00280F97">
              <w:rPr>
                <w:rFonts w:ascii="Aptos Narrow" w:hAnsi="Aptos Narrow"/>
                <w:color w:val="000000"/>
                <w:sz w:val="24"/>
                <w:szCs w:val="24"/>
              </w:rPr>
              <w:t xml:space="preserve">nce Data </w:t>
            </w:r>
            <w:r w:rsidR="00777ED4" w:rsidRPr="00280F97">
              <w:rPr>
                <w:rFonts w:ascii="Aptos Narrow" w:hAnsi="Aptos Narrow"/>
                <w:color w:val="000000"/>
                <w:sz w:val="24"/>
                <w:szCs w:val="24"/>
              </w:rPr>
              <w:t>Metamodel</w:t>
            </w:r>
          </w:p>
          <w:p w14:paraId="28FE81A5" w14:textId="3FFFAFEB" w:rsidR="00777ED4" w:rsidRPr="007E423A" w:rsidRDefault="000F6B98" w:rsidP="007E423A">
            <w:pPr>
              <w:pStyle w:val="Tablebullet1"/>
              <w:ind w:left="177" w:hanging="180"/>
              <w:rPr>
                <w:rFonts w:ascii="Aptos Narrow" w:hAnsi="Aptos Narrow"/>
                <w:color w:val="000000"/>
                <w:sz w:val="24"/>
                <w:szCs w:val="24"/>
              </w:rPr>
            </w:pPr>
            <w:r>
              <w:rPr>
                <w:rFonts w:ascii="Aptos Narrow" w:hAnsi="Aptos Narrow"/>
                <w:color w:val="000000"/>
                <w:sz w:val="24"/>
                <w:szCs w:val="24"/>
              </w:rPr>
              <w:t xml:space="preserve">Reference Data </w:t>
            </w:r>
            <w:r w:rsidR="00777ED4" w:rsidRPr="00280F97">
              <w:rPr>
                <w:rFonts w:ascii="Aptos Narrow" w:hAnsi="Aptos Narrow"/>
                <w:color w:val="000000"/>
                <w:sz w:val="24"/>
                <w:szCs w:val="24"/>
              </w:rPr>
              <w:t>Metadata Repository Operating Model</w:t>
            </w:r>
          </w:p>
          <w:p w14:paraId="46C0568E" w14:textId="77777777"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Reference Data Metadata Repository Change Workflow</w:t>
            </w:r>
          </w:p>
        </w:tc>
        <w:tc>
          <w:tcPr>
            <w:tcW w:w="31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BC56797" w14:textId="77777777"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Reference Data Management Process Diagram</w:t>
            </w:r>
          </w:p>
          <w:p w14:paraId="3F23FC2C" w14:textId="7A0026DE"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 xml:space="preserve">Reference Data Management </w:t>
            </w:r>
            <w:r w:rsidR="00A4681E">
              <w:rPr>
                <w:rFonts w:ascii="Aptos Narrow" w:hAnsi="Aptos Narrow"/>
                <w:color w:val="000000"/>
                <w:sz w:val="24"/>
                <w:szCs w:val="24"/>
              </w:rPr>
              <w:t>SOP</w:t>
            </w:r>
          </w:p>
          <w:p w14:paraId="628E0889" w14:textId="77777777"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Reference Data Management Standard Documentation</w:t>
            </w:r>
          </w:p>
          <w:p w14:paraId="7DEA66D4" w14:textId="77777777"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Reference Data Management Metadata Requirements</w:t>
            </w:r>
          </w:p>
          <w:p w14:paraId="2477C4E9" w14:textId="77777777" w:rsidR="00777ED4" w:rsidRPr="007E423A" w:rsidRDefault="00777ED4" w:rsidP="007E423A">
            <w:pPr>
              <w:pStyle w:val="Tablebullet1"/>
              <w:ind w:left="177" w:hanging="180"/>
              <w:rPr>
                <w:rFonts w:ascii="Aptos Narrow" w:hAnsi="Aptos Narrow"/>
                <w:color w:val="000000"/>
                <w:sz w:val="24"/>
                <w:szCs w:val="24"/>
              </w:rPr>
            </w:pPr>
            <w:r w:rsidRPr="00280F97">
              <w:rPr>
                <w:rFonts w:ascii="Aptos Narrow" w:hAnsi="Aptos Narrow"/>
                <w:color w:val="000000"/>
                <w:sz w:val="24"/>
                <w:szCs w:val="24"/>
              </w:rPr>
              <w:t>Reference Data Management MITA Scorecard</w:t>
            </w:r>
          </w:p>
        </w:tc>
      </w:tr>
    </w:tbl>
    <w:p w14:paraId="5718BABA" w14:textId="77777777" w:rsidR="00777ED4" w:rsidRDefault="00777ED4" w:rsidP="00777ED4"/>
    <w:p w14:paraId="6AC044F7" w14:textId="4549BBDA" w:rsidR="00777ED4" w:rsidRPr="002C0DF4" w:rsidRDefault="00777ED4" w:rsidP="00777ED4">
      <w:pPr>
        <w:pStyle w:val="Heading2"/>
      </w:pPr>
      <w:bookmarkStart w:id="35" w:name="_Toc230872737"/>
      <w:r w:rsidRPr="002C0DF4">
        <w:lastRenderedPageBreak/>
        <w:t xml:space="preserve">Table </w:t>
      </w:r>
      <w:r w:rsidR="00463893">
        <w:t>29</w:t>
      </w:r>
      <w:r w:rsidRPr="002C0DF4">
        <w:t>: Aspect – Master Information</w:t>
      </w:r>
      <w:bookmarkEnd w:id="35"/>
    </w:p>
    <w:p w14:paraId="499AA688" w14:textId="1314533E" w:rsidR="14BF7281" w:rsidRDefault="14BF7281" w:rsidP="75828961">
      <w:pPr>
        <w:spacing w:after="0" w:line="240" w:lineRule="auto"/>
        <w:rPr>
          <w:rFonts w:ascii="Aptos Narrow" w:eastAsia="Times New Roman" w:hAnsi="Aptos Narrow" w:cs="Times New Roman"/>
          <w:i/>
          <w:iCs/>
          <w:color w:val="000000" w:themeColor="text1"/>
        </w:rPr>
      </w:pPr>
      <w:r w:rsidRPr="75828961">
        <w:rPr>
          <w:rFonts w:ascii="Aptos Narrow" w:eastAsia="Times New Roman" w:hAnsi="Aptos Narrow" w:cs="Times New Roman"/>
          <w:i/>
          <w:iCs/>
          <w:color w:val="000000" w:themeColor="text1"/>
        </w:rPr>
        <w:t>Is the information used to support this capability mastered so that all entities represented in the information are unique?</w:t>
      </w:r>
    </w:p>
    <w:tbl>
      <w:tblPr>
        <w:tblW w:w="5409" w:type="pct"/>
        <w:tblLayout w:type="fixed"/>
        <w:tblCellMar>
          <w:left w:w="14" w:type="dxa"/>
          <w:right w:w="14" w:type="dxa"/>
        </w:tblCellMar>
        <w:tblLook w:val="0420" w:firstRow="1" w:lastRow="0" w:firstColumn="0" w:lastColumn="0" w:noHBand="0" w:noVBand="1"/>
        <w:tblCaption w:val="Table 29: Aspect – Master Information"/>
        <w:tblDescription w:val="Table 29 provides five levels of maturity criteria and suggested documentation for the aspect – Master Information, within the Information Architecture (IA) Maturity Criteria."/>
      </w:tblPr>
      <w:tblGrid>
        <w:gridCol w:w="1699"/>
        <w:gridCol w:w="2166"/>
        <w:gridCol w:w="2430"/>
        <w:gridCol w:w="2340"/>
        <w:gridCol w:w="2790"/>
        <w:gridCol w:w="2584"/>
      </w:tblGrid>
      <w:tr w:rsidR="00777ED4" w:rsidRPr="000D78CE" w14:paraId="223EAA4D" w14:textId="77777777" w:rsidTr="00204451">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32BB4B7" w14:textId="2F726544"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Maturity</w:t>
            </w:r>
          </w:p>
        </w:tc>
        <w:tc>
          <w:tcPr>
            <w:tcW w:w="21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EC0CB4A" w14:textId="6D7D42F4"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1: Initial</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F0CD125" w14:textId="473D9E06"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2: Developing</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9C0786B" w14:textId="403ED70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3: Defined</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7D88400" w14:textId="45CBF8EA"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4: Managed</w:t>
            </w:r>
          </w:p>
        </w:tc>
        <w:tc>
          <w:tcPr>
            <w:tcW w:w="25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74A8E38" w14:textId="5B546B9A"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5: Optimized</w:t>
            </w:r>
          </w:p>
        </w:tc>
      </w:tr>
      <w:tr w:rsidR="00777ED4" w:rsidRPr="000D78CE" w14:paraId="43D77E3F" w14:textId="77777777" w:rsidTr="00204451">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918090A" w14:textId="722903CF" w:rsidR="00777ED4" w:rsidRPr="006A5E60" w:rsidRDefault="00E13E19" w:rsidP="00F42950">
            <w:pPr>
              <w:pStyle w:val="TableText"/>
              <w:keepNext/>
              <w:keepLines/>
              <w:rPr>
                <w:rFonts w:ascii="Aptos Narrow" w:hAnsi="Aptos Narrow"/>
                <w:b/>
                <w:sz w:val="24"/>
                <w:szCs w:val="24"/>
              </w:rPr>
            </w:pPr>
            <w:r w:rsidRPr="006A5E60">
              <w:rPr>
                <w:rFonts w:ascii="Aptos Narrow" w:hAnsi="Aptos Narrow"/>
                <w:b/>
                <w:sz w:val="24"/>
                <w:szCs w:val="24"/>
              </w:rPr>
              <w:t>Maturity Criteria</w:t>
            </w:r>
          </w:p>
        </w:tc>
        <w:tc>
          <w:tcPr>
            <w:tcW w:w="21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A1F9FE6" w14:textId="77777777" w:rsidR="00777ED4" w:rsidRPr="006A5E60"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 xml:space="preserve">Information assets used to support this capability do not use or contribute to Master Data. </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A45F72B" w14:textId="48800077" w:rsidR="00777ED4" w:rsidRPr="006A5E60"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Master data rules have been developed to ensure that the entities represented in the information assets are unique</w:t>
            </w:r>
            <w:r w:rsidR="00FA4974">
              <w:rPr>
                <w:rFonts w:ascii="Aptos Narrow" w:hAnsi="Aptos Narrow"/>
                <w:color w:val="000000"/>
                <w:sz w:val="24"/>
                <w:szCs w:val="24"/>
              </w:rPr>
              <w:t xml:space="preserve">, </w:t>
            </w:r>
            <w:r w:rsidR="00973EC2">
              <w:rPr>
                <w:rFonts w:ascii="Aptos Narrow" w:hAnsi="Aptos Narrow"/>
                <w:color w:val="000000"/>
                <w:sz w:val="24"/>
                <w:szCs w:val="24"/>
              </w:rPr>
              <w:t>but have not been harmonized across the enterprise</w:t>
            </w:r>
            <w:r w:rsidRPr="006A5E60">
              <w:rPr>
                <w:rFonts w:ascii="Aptos Narrow" w:hAnsi="Aptos Narrow"/>
                <w:color w:val="000000"/>
                <w:sz w:val="24"/>
                <w:szCs w:val="24"/>
              </w:rPr>
              <w: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0A16827" w14:textId="2A938F59" w:rsidR="00D0726C"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Master data rules have been harmonized across the enterprise for common data and implemented within the information assets that support this capability. Entities represented in the information asset are unique entities that do not have duplicate records within the SMA.</w:t>
            </w:r>
          </w:p>
          <w:p w14:paraId="69282ACC" w14:textId="16F0759E" w:rsidR="00777ED4" w:rsidRPr="006A5E60" w:rsidRDefault="00D0726C" w:rsidP="0073737D">
            <w:pPr>
              <w:pStyle w:val="TableText"/>
              <w:spacing w:before="240"/>
              <w:rPr>
                <w:rFonts w:ascii="Aptos Narrow" w:hAnsi="Aptos Narrow"/>
                <w:sz w:val="24"/>
                <w:szCs w:val="24"/>
              </w:rPr>
            </w:pPr>
            <w:r w:rsidRPr="00610C93">
              <w:rPr>
                <w:rFonts w:ascii="Aptos Narrow" w:hAnsi="Aptos Narrow"/>
                <w:color w:val="000000"/>
                <w:sz w:val="24"/>
                <w:szCs w:val="24"/>
              </w:rPr>
              <w:t xml:space="preserve">The </w:t>
            </w:r>
            <w:r w:rsidR="007A5C65">
              <w:rPr>
                <w:rFonts w:ascii="Aptos Narrow" w:hAnsi="Aptos Narrow"/>
                <w:color w:val="000000"/>
                <w:sz w:val="24"/>
                <w:szCs w:val="24"/>
              </w:rPr>
              <w:t>Master Data Management (MDM)</w:t>
            </w:r>
            <w:r w:rsidRPr="00610C93">
              <w:rPr>
                <w:rFonts w:ascii="Aptos Narrow" w:hAnsi="Aptos Narrow"/>
                <w:color w:val="000000"/>
                <w:sz w:val="24"/>
                <w:szCs w:val="24"/>
              </w:rPr>
              <w:t xml:space="preserve"> and related metadata </w:t>
            </w:r>
            <w:r>
              <w:rPr>
                <w:rFonts w:ascii="Aptos Narrow" w:hAnsi="Aptos Narrow"/>
                <w:color w:val="000000"/>
                <w:sz w:val="24"/>
                <w:szCs w:val="24"/>
              </w:rPr>
              <w:t>are</w:t>
            </w:r>
            <w:r w:rsidRPr="00610C93">
              <w:rPr>
                <w:rFonts w:ascii="Aptos Narrow" w:hAnsi="Aptos Narrow"/>
                <w:color w:val="000000"/>
                <w:sz w:val="24"/>
                <w:szCs w:val="24"/>
              </w:rPr>
              <w:t xml:space="preserve"> not being captured in a central repository.</w:t>
            </w:r>
            <w:r w:rsidR="00777ED4" w:rsidRPr="006A5E60">
              <w:rPr>
                <w:rFonts w:ascii="Aptos Narrow" w:hAnsi="Aptos Narrow"/>
                <w:color w:val="000000"/>
                <w:sz w:val="24"/>
                <w:szCs w:val="24"/>
              </w:rPr>
              <w:t xml:space="preserve"> </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1E54175" w14:textId="0AC022B0" w:rsidR="00E4681A" w:rsidRPr="0073737D"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Master data rules are traced to the related information asset in a central metadata repository that is accessible to stakeholders to search, discover and identify the impact of master data rule modifications.</w:t>
            </w:r>
          </w:p>
          <w:p w14:paraId="44FECFD1" w14:textId="6550869B" w:rsidR="00777ED4" w:rsidRPr="006A5E60" w:rsidRDefault="00E4681A" w:rsidP="0073737D">
            <w:pPr>
              <w:pStyle w:val="TableText"/>
              <w:spacing w:before="240"/>
              <w:rPr>
                <w:rFonts w:ascii="Aptos Narrow" w:hAnsi="Aptos Narrow"/>
                <w:sz w:val="24"/>
                <w:szCs w:val="24"/>
              </w:rPr>
            </w:pPr>
            <w:r>
              <w:rPr>
                <w:rFonts w:ascii="Aptos Narrow" w:hAnsi="Aptos Narrow"/>
                <w:sz w:val="24"/>
                <w:szCs w:val="24"/>
              </w:rPr>
              <w:t>T</w:t>
            </w:r>
            <w:r w:rsidR="004B7A5F">
              <w:rPr>
                <w:rFonts w:ascii="Aptos Narrow" w:hAnsi="Aptos Narrow"/>
                <w:sz w:val="24"/>
                <w:szCs w:val="24"/>
              </w:rPr>
              <w:t xml:space="preserve">he </w:t>
            </w:r>
            <w:r w:rsidR="00A4681E">
              <w:rPr>
                <w:rFonts w:ascii="Aptos Narrow" w:hAnsi="Aptos Narrow"/>
                <w:sz w:val="24"/>
                <w:szCs w:val="24"/>
              </w:rPr>
              <w:t>SOP</w:t>
            </w:r>
            <w:r w:rsidR="00EA4C51">
              <w:rPr>
                <w:rFonts w:ascii="Aptos Narrow" w:hAnsi="Aptos Narrow"/>
                <w:sz w:val="24"/>
                <w:szCs w:val="24"/>
              </w:rPr>
              <w:t>s</w:t>
            </w:r>
            <w:r w:rsidR="004B7A5F">
              <w:rPr>
                <w:rFonts w:ascii="Aptos Narrow" w:hAnsi="Aptos Narrow"/>
                <w:sz w:val="24"/>
                <w:szCs w:val="24"/>
              </w:rPr>
              <w:t xml:space="preserve"> have not been applied and regular assessments have not occurred.</w:t>
            </w:r>
          </w:p>
        </w:tc>
        <w:tc>
          <w:tcPr>
            <w:tcW w:w="25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F09E8A7" w14:textId="073EAB57" w:rsidR="00EA1DB4" w:rsidRDefault="00777ED4" w:rsidP="00EA1DB4">
            <w:pPr>
              <w:pStyle w:val="TableText"/>
              <w:rPr>
                <w:rFonts w:ascii="Aptos Narrow" w:hAnsi="Aptos Narrow"/>
                <w:color w:val="000000"/>
                <w:sz w:val="24"/>
                <w:szCs w:val="24"/>
              </w:rPr>
            </w:pPr>
            <w:r w:rsidRPr="006A5E60">
              <w:rPr>
                <w:rFonts w:ascii="Aptos Narrow" w:hAnsi="Aptos Narrow"/>
                <w:color w:val="000000"/>
                <w:sz w:val="24"/>
                <w:szCs w:val="24"/>
              </w:rPr>
              <w:t>The master data used to support the information asset adheres to Enterprise Master Management</w:t>
            </w:r>
            <w:r w:rsidR="00EA1DB4">
              <w:rPr>
                <w:rFonts w:ascii="Aptos Narrow" w:hAnsi="Aptos Narrow"/>
                <w:color w:val="000000"/>
                <w:sz w:val="24"/>
                <w:szCs w:val="24"/>
              </w:rPr>
              <w:t>:</w:t>
            </w:r>
            <w:r w:rsidR="00EA1DB4" w:rsidRPr="00280F97">
              <w:rPr>
                <w:rFonts w:ascii="Aptos Narrow" w:hAnsi="Aptos Narrow"/>
                <w:color w:val="000000"/>
                <w:sz w:val="24"/>
                <w:szCs w:val="24"/>
              </w:rPr>
              <w:t xml:space="preserve"> </w:t>
            </w:r>
          </w:p>
          <w:p w14:paraId="25F6A976" w14:textId="77777777" w:rsidR="004A6D27" w:rsidRDefault="00EA1DB4">
            <w:pPr>
              <w:pStyle w:val="TableText"/>
              <w:numPr>
                <w:ilvl w:val="1"/>
                <w:numId w:val="42"/>
              </w:numPr>
              <w:ind w:left="196" w:hanging="180"/>
              <w:rPr>
                <w:rFonts w:ascii="Aptos Narrow" w:hAnsi="Aptos Narrow"/>
                <w:color w:val="000000"/>
                <w:sz w:val="24"/>
                <w:szCs w:val="24"/>
              </w:rPr>
            </w:pPr>
            <w:r w:rsidRPr="00610C93">
              <w:rPr>
                <w:rFonts w:ascii="Aptos Narrow" w:hAnsi="Aptos Narrow"/>
                <w:color w:val="000000"/>
                <w:sz w:val="24"/>
                <w:szCs w:val="24"/>
              </w:rPr>
              <w:t>Outcomes &amp; Metrics</w:t>
            </w:r>
          </w:p>
          <w:p w14:paraId="6C44EFE3" w14:textId="77777777" w:rsidR="004A6D27" w:rsidRDefault="00EA1DB4">
            <w:pPr>
              <w:pStyle w:val="TableText"/>
              <w:numPr>
                <w:ilvl w:val="1"/>
                <w:numId w:val="42"/>
              </w:numPr>
              <w:ind w:left="196" w:hanging="180"/>
              <w:rPr>
                <w:rFonts w:ascii="Aptos Narrow" w:hAnsi="Aptos Narrow"/>
                <w:color w:val="000000"/>
                <w:sz w:val="24"/>
                <w:szCs w:val="24"/>
              </w:rPr>
            </w:pPr>
            <w:r w:rsidRPr="00610C93">
              <w:rPr>
                <w:rFonts w:ascii="Aptos Narrow" w:hAnsi="Aptos Narrow"/>
                <w:color w:val="000000"/>
                <w:sz w:val="24"/>
                <w:szCs w:val="24"/>
              </w:rPr>
              <w:t>Processes &amp;</w:t>
            </w:r>
            <w:r w:rsidR="00777ED4" w:rsidRPr="006A5E60">
              <w:rPr>
                <w:rFonts w:ascii="Aptos Narrow" w:hAnsi="Aptos Narrow"/>
                <w:color w:val="000000"/>
                <w:sz w:val="24"/>
                <w:szCs w:val="24"/>
              </w:rPr>
              <w:t xml:space="preserve"> procedures</w:t>
            </w:r>
          </w:p>
          <w:p w14:paraId="1852CCFC" w14:textId="77777777" w:rsidR="004A6D27" w:rsidRDefault="00EA1DB4">
            <w:pPr>
              <w:pStyle w:val="TableText"/>
              <w:numPr>
                <w:ilvl w:val="1"/>
                <w:numId w:val="42"/>
              </w:numPr>
              <w:ind w:left="196" w:hanging="180"/>
              <w:rPr>
                <w:rFonts w:ascii="Aptos Narrow" w:hAnsi="Aptos Narrow"/>
                <w:color w:val="000000"/>
                <w:sz w:val="24"/>
                <w:szCs w:val="24"/>
              </w:rPr>
            </w:pPr>
            <w:r w:rsidRPr="00610C93">
              <w:rPr>
                <w:rFonts w:ascii="Aptos Narrow" w:hAnsi="Aptos Narrow"/>
                <w:color w:val="000000"/>
                <w:sz w:val="24"/>
                <w:szCs w:val="24"/>
              </w:rPr>
              <w:t>Policies &amp; Standards</w:t>
            </w:r>
          </w:p>
          <w:p w14:paraId="4FABB91C" w14:textId="77777777" w:rsidR="004A6D27" w:rsidRDefault="00EA1DB4">
            <w:pPr>
              <w:pStyle w:val="TableText"/>
              <w:numPr>
                <w:ilvl w:val="1"/>
                <w:numId w:val="42"/>
              </w:numPr>
              <w:ind w:left="196" w:hanging="180"/>
              <w:rPr>
                <w:rFonts w:ascii="Aptos Narrow" w:hAnsi="Aptos Narrow"/>
                <w:color w:val="000000"/>
                <w:sz w:val="24"/>
                <w:szCs w:val="24"/>
              </w:rPr>
            </w:pPr>
            <w:r w:rsidRPr="00610C93">
              <w:rPr>
                <w:rFonts w:ascii="Aptos Narrow" w:hAnsi="Aptos Narrow"/>
                <w:color w:val="000000"/>
                <w:sz w:val="24"/>
                <w:szCs w:val="24"/>
              </w:rPr>
              <w:t>Metadata requirements</w:t>
            </w:r>
          </w:p>
          <w:p w14:paraId="1A2F46C8" w14:textId="75A82BF8" w:rsidR="00EA1DB4" w:rsidRDefault="00EA1DB4">
            <w:pPr>
              <w:pStyle w:val="TableText"/>
              <w:numPr>
                <w:ilvl w:val="1"/>
                <w:numId w:val="42"/>
              </w:numPr>
              <w:ind w:left="196" w:hanging="180"/>
              <w:rPr>
                <w:rFonts w:ascii="Aptos Narrow" w:hAnsi="Aptos Narrow"/>
                <w:color w:val="000000"/>
                <w:sz w:val="24"/>
                <w:szCs w:val="24"/>
              </w:rPr>
            </w:pPr>
            <w:r w:rsidRPr="00610C93">
              <w:rPr>
                <w:rFonts w:ascii="Aptos Narrow" w:hAnsi="Aptos Narrow"/>
                <w:color w:val="000000"/>
                <w:sz w:val="24"/>
                <w:szCs w:val="24"/>
              </w:rPr>
              <w:t>Technology</w:t>
            </w:r>
          </w:p>
          <w:p w14:paraId="7E775A7E" w14:textId="3BAEC760" w:rsidR="00777ED4" w:rsidRPr="006A5E60" w:rsidRDefault="00EA1DB4"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6A5E60">
              <w:rPr>
                <w:rFonts w:ascii="Aptos Narrow" w:hAnsi="Aptos Narrow"/>
                <w:color w:val="000000"/>
                <w:sz w:val="24"/>
                <w:szCs w:val="24"/>
              </w:rPr>
              <w:t xml:space="preserve"> to improve the </w:t>
            </w:r>
            <w:r w:rsidRPr="00610C93">
              <w:rPr>
                <w:rFonts w:ascii="Aptos Narrow" w:hAnsi="Aptos Narrow"/>
                <w:color w:val="000000"/>
                <w:sz w:val="24"/>
                <w:szCs w:val="24"/>
              </w:rPr>
              <w:t>quality of th</w:t>
            </w:r>
            <w:r>
              <w:rPr>
                <w:rFonts w:ascii="Aptos Narrow" w:hAnsi="Aptos Narrow"/>
                <w:color w:val="000000"/>
                <w:sz w:val="24"/>
                <w:szCs w:val="24"/>
              </w:rPr>
              <w:t>e</w:t>
            </w:r>
            <w:r w:rsidR="00777ED4" w:rsidRPr="006A5E60">
              <w:rPr>
                <w:rFonts w:ascii="Aptos Narrow" w:hAnsi="Aptos Narrow"/>
                <w:color w:val="000000"/>
                <w:sz w:val="24"/>
                <w:szCs w:val="24"/>
              </w:rPr>
              <w:t xml:space="preserve"> management of master data for the information asset. </w:t>
            </w:r>
          </w:p>
        </w:tc>
      </w:tr>
      <w:tr w:rsidR="00777ED4" w:rsidRPr="005703D5" w14:paraId="66505118" w14:textId="77777777" w:rsidTr="00204451">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E33A3E9" w14:textId="77777777" w:rsidR="00923D87" w:rsidRDefault="00923D87"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3A5C4A85" w14:textId="3E635926" w:rsidR="00923D87" w:rsidRDefault="00F602C5" w:rsidP="004A6D27">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1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1A39A46" w14:textId="7CC1E160" w:rsidR="00777ED4" w:rsidRPr="006A5E60" w:rsidRDefault="00777ED4" w:rsidP="00F42950">
            <w:pPr>
              <w:pStyle w:val="TableText"/>
              <w:rPr>
                <w:rFonts w:ascii="Aptos Narrow" w:hAnsi="Aptos Narrow"/>
                <w:sz w:val="24"/>
                <w:szCs w:val="24"/>
              </w:rPr>
            </w:pPr>
            <w:r w:rsidRPr="006A5E60">
              <w:rPr>
                <w:rFonts w:ascii="Aptos Narrow" w:hAnsi="Aptos Narrow"/>
                <w:color w:val="000000"/>
                <w:sz w:val="24"/>
                <w:szCs w:val="24"/>
              </w:rPr>
              <w:t>N/A</w:t>
            </w:r>
            <w:r w:rsidR="00DD1E63" w:rsidRPr="006A5E60">
              <w:rPr>
                <w:rFonts w:ascii="Aptos Narrow" w:hAnsi="Aptos Narrow"/>
                <w:color w:val="000000"/>
                <w:sz w:val="24"/>
                <w:szCs w:val="24"/>
              </w:rPr>
              <w:t>- none exists</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C622D9E" w14:textId="77777777" w:rsidR="00777ED4" w:rsidRPr="00E96290" w:rsidRDefault="00777ED4" w:rsidP="00E96290">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Data Rule Catalog</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D7CFD76" w14:textId="4858F7E9" w:rsidR="00777ED4" w:rsidRPr="00E96290" w:rsidRDefault="001805A9" w:rsidP="00E96290">
            <w:pPr>
              <w:pStyle w:val="Tablebullet1"/>
              <w:ind w:left="177" w:hanging="180"/>
              <w:rPr>
                <w:rFonts w:ascii="Aptos Narrow" w:hAnsi="Aptos Narrow"/>
                <w:color w:val="000000"/>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Match Report</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146F03" w14:textId="42A16D8B" w:rsidR="00777ED4" w:rsidRPr="00E96290" w:rsidRDefault="00261FF0" w:rsidP="00E96290">
            <w:pPr>
              <w:pStyle w:val="Tablebullet1"/>
              <w:ind w:left="177" w:hanging="180"/>
              <w:rPr>
                <w:rFonts w:ascii="Aptos Narrow" w:hAnsi="Aptos Narrow"/>
                <w:color w:val="000000"/>
                <w:sz w:val="24"/>
                <w:szCs w:val="24"/>
              </w:rPr>
            </w:pPr>
            <w:r>
              <w:rPr>
                <w:rFonts w:ascii="Aptos Narrow" w:hAnsi="Aptos Narrow"/>
                <w:color w:val="000000"/>
                <w:sz w:val="24"/>
                <w:szCs w:val="24"/>
              </w:rPr>
              <w:t xml:space="preserve">MDM </w:t>
            </w:r>
            <w:r w:rsidR="00777ED4" w:rsidRPr="006A5E60">
              <w:rPr>
                <w:rFonts w:ascii="Aptos Narrow" w:hAnsi="Aptos Narrow"/>
                <w:color w:val="000000"/>
                <w:sz w:val="24"/>
                <w:szCs w:val="24"/>
              </w:rPr>
              <w:t>Metadata Repository Screenshots</w:t>
            </w:r>
          </w:p>
          <w:p w14:paraId="6DF38314" w14:textId="0A25930A" w:rsidR="00777ED4" w:rsidRPr="00E96290" w:rsidRDefault="000F7359" w:rsidP="00E96290">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M</w:t>
            </w:r>
            <w:r w:rsidR="00BC10A9">
              <w:rPr>
                <w:rFonts w:ascii="Aptos Narrow" w:hAnsi="Aptos Narrow"/>
                <w:color w:val="000000"/>
                <w:sz w:val="24"/>
                <w:szCs w:val="24"/>
              </w:rPr>
              <w:t>DM</w:t>
            </w:r>
            <w:r w:rsidRPr="006A5E60">
              <w:rPr>
                <w:rFonts w:ascii="Aptos Narrow" w:hAnsi="Aptos Narrow"/>
                <w:color w:val="000000"/>
                <w:sz w:val="24"/>
                <w:szCs w:val="24"/>
              </w:rPr>
              <w:t xml:space="preserve"> </w:t>
            </w:r>
            <w:r w:rsidR="00777ED4" w:rsidRPr="006A5E60">
              <w:rPr>
                <w:rFonts w:ascii="Aptos Narrow" w:hAnsi="Aptos Narrow"/>
                <w:color w:val="000000"/>
                <w:sz w:val="24"/>
                <w:szCs w:val="24"/>
              </w:rPr>
              <w:t>Metamodel</w:t>
            </w:r>
          </w:p>
          <w:p w14:paraId="31F890ED" w14:textId="6CB41A2C" w:rsidR="00777ED4" w:rsidRPr="00E96290" w:rsidRDefault="00BC10A9" w:rsidP="00E96290">
            <w:pPr>
              <w:pStyle w:val="Tablebullet1"/>
              <w:ind w:left="177" w:hanging="180"/>
              <w:rPr>
                <w:rFonts w:ascii="Aptos Narrow" w:hAnsi="Aptos Narrow"/>
                <w:color w:val="000000"/>
                <w:sz w:val="24"/>
                <w:szCs w:val="24"/>
              </w:rPr>
            </w:pPr>
            <w:r>
              <w:rPr>
                <w:rFonts w:ascii="Aptos Narrow" w:hAnsi="Aptos Narrow"/>
                <w:color w:val="000000"/>
                <w:sz w:val="24"/>
                <w:szCs w:val="24"/>
              </w:rPr>
              <w:t xml:space="preserve">MDM </w:t>
            </w:r>
            <w:r w:rsidR="00777ED4" w:rsidRPr="006A5E60">
              <w:rPr>
                <w:rFonts w:ascii="Aptos Narrow" w:hAnsi="Aptos Narrow"/>
                <w:color w:val="000000"/>
                <w:sz w:val="24"/>
                <w:szCs w:val="24"/>
              </w:rPr>
              <w:t>Metadata Repository Operating Model</w:t>
            </w:r>
          </w:p>
          <w:p w14:paraId="27DC94EA" w14:textId="5EE6ACD3" w:rsidR="00777ED4" w:rsidRPr="00E96290" w:rsidRDefault="00BC10A9" w:rsidP="00E96290">
            <w:pPr>
              <w:pStyle w:val="Tablebullet1"/>
              <w:ind w:left="177" w:hanging="180"/>
              <w:rPr>
                <w:rFonts w:ascii="Aptos Narrow" w:hAnsi="Aptos Narrow"/>
                <w:color w:val="000000"/>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Metadata Repository Change Workflow</w:t>
            </w:r>
          </w:p>
        </w:tc>
        <w:tc>
          <w:tcPr>
            <w:tcW w:w="25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4498D0E" w14:textId="54772DA6" w:rsidR="00777ED4" w:rsidRPr="00E96290" w:rsidRDefault="00BC10A9" w:rsidP="00E96290">
            <w:pPr>
              <w:pStyle w:val="Tablebullet1"/>
              <w:ind w:left="177" w:hanging="180"/>
              <w:rPr>
                <w:rFonts w:ascii="Aptos Narrow" w:hAnsi="Aptos Narrow"/>
                <w:color w:val="000000"/>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Process Diagram</w:t>
            </w:r>
          </w:p>
          <w:p w14:paraId="24B526D5" w14:textId="5FC76E31" w:rsidR="00777ED4" w:rsidRPr="00E96290" w:rsidRDefault="00BC10A9" w:rsidP="00E96290">
            <w:pPr>
              <w:pStyle w:val="Tablebullet1"/>
              <w:ind w:left="177" w:hanging="180"/>
              <w:rPr>
                <w:rFonts w:ascii="Aptos Narrow" w:hAnsi="Aptos Narrow"/>
                <w:color w:val="000000"/>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w:t>
            </w:r>
            <w:r w:rsidR="00A4681E">
              <w:rPr>
                <w:rFonts w:ascii="Aptos Narrow" w:hAnsi="Aptos Narrow"/>
                <w:color w:val="000000"/>
                <w:sz w:val="24"/>
                <w:szCs w:val="24"/>
              </w:rPr>
              <w:t>SOP</w:t>
            </w:r>
          </w:p>
          <w:p w14:paraId="549F7D90" w14:textId="337561B4" w:rsidR="00777ED4" w:rsidRPr="00E96290" w:rsidRDefault="00BC10A9" w:rsidP="00E96290">
            <w:pPr>
              <w:pStyle w:val="Tablebullet1"/>
              <w:ind w:left="177" w:hanging="180"/>
              <w:rPr>
                <w:rFonts w:ascii="Aptos Narrow" w:hAnsi="Aptos Narrow"/>
                <w:color w:val="000000"/>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Standard Documentation</w:t>
            </w:r>
          </w:p>
          <w:p w14:paraId="05A0E265" w14:textId="4B4B4D7B" w:rsidR="00777ED4" w:rsidRPr="00E96290" w:rsidRDefault="00BC10A9" w:rsidP="00E96290">
            <w:pPr>
              <w:pStyle w:val="Tablebullet1"/>
              <w:ind w:left="177" w:hanging="180"/>
              <w:rPr>
                <w:rFonts w:ascii="Aptos Narrow" w:hAnsi="Aptos Narrow"/>
                <w:color w:val="000000"/>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Metadata Requirements</w:t>
            </w:r>
          </w:p>
          <w:p w14:paraId="0819F172" w14:textId="3A52D9EF" w:rsidR="00777ED4" w:rsidRPr="00E96290" w:rsidRDefault="001C6C8C" w:rsidP="00E96290">
            <w:pPr>
              <w:pStyle w:val="Tablebullet1"/>
              <w:ind w:left="177" w:hanging="180"/>
              <w:rPr>
                <w:rFonts w:ascii="Aptos Narrow" w:hAnsi="Aptos Narrow"/>
                <w:color w:val="000000"/>
                <w:sz w:val="24"/>
                <w:szCs w:val="24"/>
              </w:rPr>
            </w:pPr>
            <w:r>
              <w:rPr>
                <w:rFonts w:ascii="Aptos Narrow" w:hAnsi="Aptos Narrow"/>
                <w:color w:val="000000"/>
                <w:sz w:val="24"/>
                <w:szCs w:val="24"/>
              </w:rPr>
              <w:t>Previous MDM</w:t>
            </w:r>
            <w:r w:rsidR="00777ED4" w:rsidRPr="006A5E60">
              <w:rPr>
                <w:rFonts w:ascii="Aptos Narrow" w:hAnsi="Aptos Narrow"/>
                <w:color w:val="000000"/>
                <w:sz w:val="24"/>
                <w:szCs w:val="24"/>
              </w:rPr>
              <w:t xml:space="preserve"> MITA </w:t>
            </w:r>
            <w:r>
              <w:rPr>
                <w:rFonts w:ascii="Aptos Narrow" w:hAnsi="Aptos Narrow"/>
                <w:color w:val="000000"/>
                <w:sz w:val="24"/>
                <w:szCs w:val="24"/>
              </w:rPr>
              <w:t>Maturity Profile</w:t>
            </w:r>
          </w:p>
        </w:tc>
      </w:tr>
    </w:tbl>
    <w:p w14:paraId="71D2D7E2" w14:textId="4EC53584" w:rsidR="00777ED4" w:rsidRPr="000267DC" w:rsidRDefault="00777ED4" w:rsidP="00777ED4">
      <w:pPr>
        <w:pStyle w:val="Heading2"/>
      </w:pPr>
      <w:bookmarkStart w:id="36" w:name="_Toc230872738"/>
      <w:r>
        <w:lastRenderedPageBreak/>
        <w:t xml:space="preserve">Table </w:t>
      </w:r>
      <w:r w:rsidR="00463893">
        <w:t>30</w:t>
      </w:r>
      <w:r>
        <w:t xml:space="preserve">: </w:t>
      </w:r>
      <w:r w:rsidRPr="000267DC">
        <w:t>Aspect</w:t>
      </w:r>
      <w:r>
        <w:t xml:space="preserve"> </w:t>
      </w:r>
      <w:r w:rsidR="00C11E31">
        <w:t>–</w:t>
      </w:r>
      <w:r w:rsidRPr="000267DC">
        <w:t xml:space="preserve"> Information </w:t>
      </w:r>
      <w:r>
        <w:t>Storage</w:t>
      </w:r>
      <w:bookmarkEnd w:id="36"/>
    </w:p>
    <w:p w14:paraId="40B0FC14" w14:textId="3F15B372" w:rsidR="00777ED4" w:rsidRPr="00770280" w:rsidRDefault="6D6AD7E5" w:rsidP="006A5E60">
      <w:pPr>
        <w:spacing w:after="0" w:line="240" w:lineRule="auto"/>
        <w:rPr>
          <w:rFonts w:ascii="Aptos Narrow" w:eastAsia="Times New Roman" w:hAnsi="Aptos Narrow" w:cs="Times New Roman"/>
          <w:i/>
          <w:iCs/>
          <w:color w:val="000000"/>
          <w:kern w:val="0"/>
          <w14:ligatures w14:val="none"/>
        </w:rPr>
      </w:pPr>
      <w:r w:rsidRPr="34F71A30">
        <w:rPr>
          <w:rFonts w:ascii="Aptos Narrow" w:eastAsia="Times New Roman" w:hAnsi="Aptos Narrow" w:cs="Times New Roman"/>
          <w:i/>
          <w:iCs/>
          <w:color w:val="000000" w:themeColor="text1"/>
        </w:rPr>
        <w:t>Is the information used for this capability stored in locations that reduces duplication with defined retention and access policies?</w:t>
      </w:r>
    </w:p>
    <w:tbl>
      <w:tblPr>
        <w:tblW w:w="5409" w:type="pct"/>
        <w:tblLayout w:type="fixed"/>
        <w:tblCellMar>
          <w:left w:w="14" w:type="dxa"/>
          <w:right w:w="14" w:type="dxa"/>
        </w:tblCellMar>
        <w:tblLook w:val="0420" w:firstRow="1" w:lastRow="0" w:firstColumn="0" w:lastColumn="0" w:noHBand="0" w:noVBand="1"/>
        <w:tblCaption w:val="Table 30: Aspect – Information Storage"/>
        <w:tblDescription w:val="Table 30 provides five levels of maturity criteria and suggested documentation for the aspect – Information Storage, within the Information Architecture (IA) Maturity Criteria."/>
      </w:tblPr>
      <w:tblGrid>
        <w:gridCol w:w="1699"/>
        <w:gridCol w:w="1716"/>
        <w:gridCol w:w="2070"/>
        <w:gridCol w:w="2340"/>
        <w:gridCol w:w="3330"/>
        <w:gridCol w:w="2854"/>
      </w:tblGrid>
      <w:tr w:rsidR="00777ED4" w:rsidRPr="000D78CE" w14:paraId="72B9C121" w14:textId="77777777" w:rsidTr="00872E0F">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0C35239" w14:textId="6ABE1EF0"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Maturity</w:t>
            </w:r>
          </w:p>
        </w:tc>
        <w:tc>
          <w:tcPr>
            <w:tcW w:w="17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0362F12" w14:textId="57A74D9B"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1: Initial</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1D5A08" w14:textId="1EE9AC8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2: Developing</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013B5C0" w14:textId="058C7E61"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3: Defined</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308694" w14:textId="79D8FFB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4: Managed</w:t>
            </w:r>
          </w:p>
        </w:tc>
        <w:tc>
          <w:tcPr>
            <w:tcW w:w="28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34254BE" w14:textId="0E7778CF"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5: Optimized</w:t>
            </w:r>
          </w:p>
        </w:tc>
      </w:tr>
      <w:tr w:rsidR="00777ED4" w:rsidRPr="000D78CE" w14:paraId="568186B9" w14:textId="77777777" w:rsidTr="00872E0F">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B331376" w14:textId="0CAD5F2D" w:rsidR="00777ED4" w:rsidRPr="006A5E60" w:rsidRDefault="00E13E19" w:rsidP="00F42950">
            <w:pPr>
              <w:pStyle w:val="TableText"/>
              <w:keepNext/>
              <w:keepLines/>
              <w:rPr>
                <w:rFonts w:ascii="Aptos Narrow" w:hAnsi="Aptos Narrow"/>
                <w:b/>
                <w:sz w:val="24"/>
                <w:szCs w:val="24"/>
              </w:rPr>
            </w:pPr>
            <w:r w:rsidRPr="006A5E60">
              <w:rPr>
                <w:rFonts w:ascii="Aptos Narrow" w:hAnsi="Aptos Narrow"/>
                <w:b/>
                <w:sz w:val="24"/>
                <w:szCs w:val="24"/>
              </w:rPr>
              <w:t>Maturity Criteria</w:t>
            </w:r>
          </w:p>
        </w:tc>
        <w:tc>
          <w:tcPr>
            <w:tcW w:w="17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17E751A" w14:textId="77777777" w:rsidR="00777ED4" w:rsidRPr="006A5E60"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Data store repositories (e.g. databases) used for persistently storing and managing the information assets used for this capability have not been identified and documented.</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B5F3B1C" w14:textId="3FC22BE8" w:rsidR="00777ED4" w:rsidRPr="006A5E60"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Data store repositories (e.g. databases) used for persistently storing and managing the information assets used for this capability have been identified and documented</w:t>
            </w:r>
            <w:r w:rsidR="00141423">
              <w:rPr>
                <w:rFonts w:ascii="Aptos Narrow" w:hAnsi="Aptos Narrow"/>
                <w:color w:val="000000"/>
                <w:sz w:val="24"/>
                <w:szCs w:val="24"/>
              </w:rPr>
              <w:t xml:space="preserve">, but </w:t>
            </w:r>
            <w:r w:rsidR="00A35F74">
              <w:rPr>
                <w:rFonts w:ascii="Aptos Narrow" w:hAnsi="Aptos Narrow"/>
                <w:color w:val="000000"/>
                <w:sz w:val="24"/>
                <w:szCs w:val="24"/>
              </w:rPr>
              <w:t xml:space="preserve">information assets </w:t>
            </w:r>
            <w:r w:rsidR="00141423">
              <w:rPr>
                <w:rFonts w:ascii="Aptos Narrow" w:hAnsi="Aptos Narrow"/>
                <w:color w:val="000000"/>
                <w:sz w:val="24"/>
                <w:szCs w:val="24"/>
              </w:rPr>
              <w:t xml:space="preserve">might be stored in multiple </w:t>
            </w:r>
            <w:r w:rsidR="00A35F74">
              <w:rPr>
                <w:rFonts w:ascii="Aptos Narrow" w:hAnsi="Aptos Narrow"/>
                <w:color w:val="000000"/>
                <w:sz w:val="24"/>
                <w:szCs w:val="24"/>
              </w:rPr>
              <w:t>databases.</w:t>
            </w:r>
            <w:r w:rsidR="00141423">
              <w:rPr>
                <w:rFonts w:ascii="Aptos Narrow" w:hAnsi="Aptos Narrow"/>
                <w:color w:val="000000"/>
                <w:sz w:val="24"/>
                <w:szCs w:val="24"/>
              </w:rPr>
              <w:t xml:space="preserve"> </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129E51B" w14:textId="158C8706" w:rsidR="00777ED4"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 xml:space="preserve">The Information assets that are used for this capability are stored in </w:t>
            </w:r>
            <w:r w:rsidR="00AC3511">
              <w:rPr>
                <w:rFonts w:ascii="Aptos Narrow" w:hAnsi="Aptos Narrow"/>
                <w:color w:val="000000"/>
                <w:sz w:val="24"/>
                <w:szCs w:val="24"/>
              </w:rPr>
              <w:t>a single</w:t>
            </w:r>
            <w:r w:rsidRPr="006A5E60">
              <w:rPr>
                <w:rFonts w:ascii="Aptos Narrow" w:hAnsi="Aptos Narrow"/>
                <w:color w:val="000000"/>
                <w:sz w:val="24"/>
                <w:szCs w:val="24"/>
              </w:rPr>
              <w:t xml:space="preserve"> data store repositor</w:t>
            </w:r>
            <w:r w:rsidR="003858A2">
              <w:rPr>
                <w:rFonts w:ascii="Aptos Narrow" w:hAnsi="Aptos Narrow"/>
                <w:color w:val="000000"/>
                <w:sz w:val="24"/>
                <w:szCs w:val="24"/>
              </w:rPr>
              <w:t>y</w:t>
            </w:r>
            <w:r w:rsidRPr="006A5E60">
              <w:rPr>
                <w:rFonts w:ascii="Aptos Narrow" w:hAnsi="Aptos Narrow"/>
                <w:color w:val="000000"/>
                <w:sz w:val="24"/>
                <w:szCs w:val="24"/>
              </w:rPr>
              <w:t xml:space="preserve"> resulting in no or low data duplication.</w:t>
            </w:r>
          </w:p>
          <w:p w14:paraId="0F6BAB1E" w14:textId="336FBE8F" w:rsidR="00777ED4" w:rsidRPr="00463110" w:rsidRDefault="007A5C65" w:rsidP="0073737D">
            <w:pPr>
              <w:pStyle w:val="TableText"/>
              <w:spacing w:before="240"/>
              <w:rPr>
                <w:rFonts w:ascii="Aptos Narrow" w:hAnsi="Aptos Narrow"/>
                <w:color w:val="000000"/>
                <w:sz w:val="24"/>
                <w:szCs w:val="24"/>
              </w:rPr>
            </w:pPr>
            <w:r w:rsidRPr="00610C93">
              <w:rPr>
                <w:rFonts w:ascii="Aptos Narrow" w:hAnsi="Aptos Narrow"/>
                <w:color w:val="000000"/>
                <w:sz w:val="24"/>
                <w:szCs w:val="24"/>
              </w:rPr>
              <w:t xml:space="preserve">The </w:t>
            </w:r>
            <w:r w:rsidR="002143BA">
              <w:rPr>
                <w:rFonts w:ascii="Aptos Narrow" w:hAnsi="Aptos Narrow"/>
                <w:color w:val="000000"/>
                <w:sz w:val="24"/>
                <w:szCs w:val="24"/>
              </w:rPr>
              <w:t>Data Storage</w:t>
            </w:r>
            <w:r w:rsidRPr="00610C93">
              <w:rPr>
                <w:rFonts w:ascii="Aptos Narrow" w:hAnsi="Aptos Narrow"/>
                <w:color w:val="000000"/>
                <w:sz w:val="24"/>
                <w:szCs w:val="24"/>
              </w:rPr>
              <w:t xml:space="preserve"> related metadata </w:t>
            </w:r>
            <w:r w:rsidR="00463110">
              <w:rPr>
                <w:rFonts w:ascii="Aptos Narrow" w:hAnsi="Aptos Narrow"/>
                <w:color w:val="000000"/>
                <w:sz w:val="24"/>
                <w:szCs w:val="24"/>
              </w:rPr>
              <w:t>is</w:t>
            </w:r>
            <w:r w:rsidRPr="00610C93">
              <w:rPr>
                <w:rFonts w:ascii="Aptos Narrow" w:hAnsi="Aptos Narrow"/>
                <w:color w:val="000000"/>
                <w:sz w:val="24"/>
                <w:szCs w:val="24"/>
              </w:rPr>
              <w:t xml:space="preserve"> not being captured in a central repository.</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7F30BEF" w14:textId="39001A3A" w:rsidR="000E49FA" w:rsidRPr="0073737D"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The information assets have defined policies for data retention and access that define how long the information must be retained and the roles that have access to the information. The metadata about data storage and policies are stored in a central metadata repository that is accessible to stakeholders to search, discover and identify impacts of data storage modifications.</w:t>
            </w:r>
          </w:p>
          <w:p w14:paraId="309060D0" w14:textId="261F801C" w:rsidR="00777ED4" w:rsidRPr="006A5E60" w:rsidRDefault="000E49FA" w:rsidP="0073737D">
            <w:pPr>
              <w:pStyle w:val="TableText"/>
              <w:spacing w:before="240"/>
              <w:rPr>
                <w:rFonts w:ascii="Aptos Narrow" w:hAnsi="Aptos Narrow"/>
                <w:sz w:val="24"/>
                <w:szCs w:val="24"/>
              </w:rPr>
            </w:pPr>
            <w:r>
              <w:rPr>
                <w:rFonts w:ascii="Aptos Narrow" w:hAnsi="Aptos Narrow"/>
                <w:sz w:val="24"/>
                <w:szCs w:val="24"/>
              </w:rPr>
              <w:t>T</w:t>
            </w:r>
            <w:r w:rsidR="004B7A5F">
              <w:rPr>
                <w:rFonts w:ascii="Aptos Narrow" w:hAnsi="Aptos Narrow"/>
                <w:sz w:val="24"/>
                <w:szCs w:val="24"/>
              </w:rPr>
              <w:t xml:space="preserve">he </w:t>
            </w:r>
            <w:r w:rsidR="00A4681E">
              <w:rPr>
                <w:rFonts w:ascii="Aptos Narrow" w:hAnsi="Aptos Narrow"/>
                <w:sz w:val="24"/>
                <w:szCs w:val="24"/>
              </w:rPr>
              <w:t>SOP</w:t>
            </w:r>
            <w:r w:rsidR="004B7A5F">
              <w:rPr>
                <w:rFonts w:ascii="Aptos Narrow" w:hAnsi="Aptos Narrow"/>
                <w:sz w:val="24"/>
                <w:szCs w:val="24"/>
              </w:rPr>
              <w:t xml:space="preserve"> have not been applied and regular assessments have not occurred.</w:t>
            </w:r>
          </w:p>
        </w:tc>
        <w:tc>
          <w:tcPr>
            <w:tcW w:w="28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DF85DDB" w14:textId="7314A872" w:rsidR="00EA1DB4" w:rsidRDefault="00777ED4" w:rsidP="00EA1DB4">
            <w:pPr>
              <w:pStyle w:val="TableText"/>
              <w:rPr>
                <w:rFonts w:ascii="Aptos Narrow" w:hAnsi="Aptos Narrow"/>
                <w:color w:val="000000"/>
                <w:sz w:val="24"/>
                <w:szCs w:val="24"/>
              </w:rPr>
            </w:pPr>
            <w:r w:rsidRPr="006A5E60">
              <w:rPr>
                <w:rFonts w:ascii="Aptos Narrow" w:hAnsi="Aptos Narrow"/>
                <w:color w:val="000000"/>
                <w:sz w:val="24"/>
                <w:szCs w:val="24"/>
              </w:rPr>
              <w:t>The information assets used to support this capability adhere to enterprise data storage &amp; warehousing</w:t>
            </w:r>
            <w:r w:rsidR="00EA1DB4">
              <w:rPr>
                <w:rFonts w:ascii="Aptos Narrow" w:hAnsi="Aptos Narrow"/>
                <w:color w:val="000000"/>
                <w:sz w:val="24"/>
                <w:szCs w:val="24"/>
              </w:rPr>
              <w:t>:</w:t>
            </w:r>
            <w:r w:rsidR="00EA1DB4" w:rsidRPr="00280F97">
              <w:rPr>
                <w:rFonts w:ascii="Aptos Narrow" w:hAnsi="Aptos Narrow"/>
                <w:color w:val="000000"/>
                <w:sz w:val="24"/>
                <w:szCs w:val="24"/>
              </w:rPr>
              <w:t xml:space="preserve"> </w:t>
            </w:r>
          </w:p>
          <w:p w14:paraId="67DEB206" w14:textId="77777777" w:rsidR="00EA4C51" w:rsidRDefault="00EA1DB4">
            <w:pPr>
              <w:pStyle w:val="TableText"/>
              <w:numPr>
                <w:ilvl w:val="1"/>
                <w:numId w:val="43"/>
              </w:numPr>
              <w:ind w:left="196" w:hanging="180"/>
              <w:rPr>
                <w:rFonts w:ascii="Aptos Narrow" w:hAnsi="Aptos Narrow"/>
                <w:color w:val="000000"/>
                <w:sz w:val="24"/>
                <w:szCs w:val="24"/>
              </w:rPr>
            </w:pPr>
            <w:r w:rsidRPr="00610C93">
              <w:rPr>
                <w:rFonts w:ascii="Aptos Narrow" w:hAnsi="Aptos Narrow"/>
                <w:color w:val="000000"/>
                <w:sz w:val="24"/>
                <w:szCs w:val="24"/>
              </w:rPr>
              <w:t>Outcomes &amp; Metrics</w:t>
            </w:r>
          </w:p>
          <w:p w14:paraId="0AAA3E3F" w14:textId="77777777" w:rsidR="00EA4C51" w:rsidRDefault="00EA1DB4">
            <w:pPr>
              <w:pStyle w:val="TableText"/>
              <w:numPr>
                <w:ilvl w:val="1"/>
                <w:numId w:val="43"/>
              </w:numPr>
              <w:ind w:left="196" w:hanging="180"/>
              <w:rPr>
                <w:rFonts w:ascii="Aptos Narrow" w:hAnsi="Aptos Narrow"/>
                <w:color w:val="000000"/>
                <w:sz w:val="24"/>
                <w:szCs w:val="24"/>
              </w:rPr>
            </w:pPr>
            <w:r w:rsidRPr="00610C93">
              <w:rPr>
                <w:rFonts w:ascii="Aptos Narrow" w:hAnsi="Aptos Narrow"/>
                <w:color w:val="000000"/>
                <w:sz w:val="24"/>
                <w:szCs w:val="24"/>
              </w:rPr>
              <w:t>Processes &amp; procedures</w:t>
            </w:r>
          </w:p>
          <w:p w14:paraId="77E88AD2" w14:textId="77777777" w:rsidR="00EA4C51" w:rsidRDefault="00EA1DB4">
            <w:pPr>
              <w:pStyle w:val="TableText"/>
              <w:numPr>
                <w:ilvl w:val="1"/>
                <w:numId w:val="43"/>
              </w:numPr>
              <w:ind w:left="196" w:hanging="180"/>
              <w:rPr>
                <w:rFonts w:ascii="Aptos Narrow" w:hAnsi="Aptos Narrow"/>
                <w:color w:val="000000"/>
                <w:sz w:val="24"/>
                <w:szCs w:val="24"/>
              </w:rPr>
            </w:pPr>
            <w:r w:rsidRPr="00610C93">
              <w:rPr>
                <w:rFonts w:ascii="Aptos Narrow" w:hAnsi="Aptos Narrow"/>
                <w:color w:val="000000"/>
                <w:sz w:val="24"/>
                <w:szCs w:val="24"/>
              </w:rPr>
              <w:t>Policies &amp; Standards</w:t>
            </w:r>
          </w:p>
          <w:p w14:paraId="5633C20B" w14:textId="77777777" w:rsidR="00EA4C51" w:rsidRDefault="00EA1DB4">
            <w:pPr>
              <w:pStyle w:val="TableText"/>
              <w:numPr>
                <w:ilvl w:val="1"/>
                <w:numId w:val="43"/>
              </w:numPr>
              <w:ind w:left="196" w:hanging="180"/>
              <w:rPr>
                <w:rFonts w:ascii="Aptos Narrow" w:hAnsi="Aptos Narrow"/>
                <w:color w:val="000000"/>
                <w:sz w:val="24"/>
                <w:szCs w:val="24"/>
              </w:rPr>
            </w:pPr>
            <w:r w:rsidRPr="00610C93">
              <w:rPr>
                <w:rFonts w:ascii="Aptos Narrow" w:hAnsi="Aptos Narrow"/>
                <w:color w:val="000000"/>
                <w:sz w:val="24"/>
                <w:szCs w:val="24"/>
              </w:rPr>
              <w:t>Metadata requirements</w:t>
            </w:r>
          </w:p>
          <w:p w14:paraId="3C359777" w14:textId="30F58673" w:rsidR="00EA1DB4" w:rsidRDefault="00EA1DB4">
            <w:pPr>
              <w:pStyle w:val="TableText"/>
              <w:numPr>
                <w:ilvl w:val="1"/>
                <w:numId w:val="43"/>
              </w:numPr>
              <w:ind w:left="196" w:hanging="180"/>
              <w:rPr>
                <w:rFonts w:ascii="Aptos Narrow" w:hAnsi="Aptos Narrow"/>
                <w:color w:val="000000"/>
                <w:sz w:val="24"/>
                <w:szCs w:val="24"/>
              </w:rPr>
            </w:pPr>
            <w:r w:rsidRPr="00610C93">
              <w:rPr>
                <w:rFonts w:ascii="Aptos Narrow" w:hAnsi="Aptos Narrow"/>
                <w:color w:val="000000"/>
                <w:sz w:val="24"/>
                <w:szCs w:val="24"/>
              </w:rPr>
              <w:t>Technology</w:t>
            </w:r>
          </w:p>
          <w:p w14:paraId="2DDEC6E8" w14:textId="6B63AD6F" w:rsidR="00777ED4" w:rsidRPr="006A5E60" w:rsidRDefault="00EA1DB4" w:rsidP="0073737D">
            <w:pPr>
              <w:pStyle w:val="TableText"/>
              <w:spacing w:before="240"/>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6A5E60">
              <w:rPr>
                <w:rFonts w:ascii="Aptos Narrow" w:hAnsi="Aptos Narrow"/>
                <w:color w:val="000000"/>
                <w:sz w:val="24"/>
                <w:szCs w:val="24"/>
              </w:rPr>
              <w:t xml:space="preserve"> to improve the quality of the information asset</w:t>
            </w:r>
            <w:r>
              <w:rPr>
                <w:rFonts w:ascii="Aptos Narrow" w:hAnsi="Aptos Narrow"/>
                <w:color w:val="000000"/>
                <w:sz w:val="24"/>
                <w:szCs w:val="24"/>
              </w:rPr>
              <w:t>.</w:t>
            </w:r>
          </w:p>
        </w:tc>
      </w:tr>
      <w:tr w:rsidR="00777ED4" w:rsidRPr="005703D5" w14:paraId="278DB2A2" w14:textId="77777777" w:rsidTr="00872E0F">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47284CA" w14:textId="77777777" w:rsidR="00923D87" w:rsidRDefault="00923D87" w:rsidP="00F42950">
            <w:pPr>
              <w:pStyle w:val="TableText"/>
              <w:rPr>
                <w:rFonts w:ascii="Aptos Narrow" w:hAnsi="Aptos Narrow"/>
                <w:b/>
                <w:sz w:val="24"/>
                <w:szCs w:val="24"/>
              </w:rPr>
            </w:pPr>
            <w:r>
              <w:rPr>
                <w:rFonts w:ascii="Aptos Narrow" w:hAnsi="Aptos Narrow"/>
                <w:b/>
                <w:sz w:val="24"/>
                <w:szCs w:val="24"/>
              </w:rPr>
              <w:t xml:space="preserve">Suggested Documentation </w:t>
            </w:r>
          </w:p>
          <w:p w14:paraId="31FFD6D9" w14:textId="69F2E764" w:rsidR="00923D87" w:rsidRDefault="002333D6" w:rsidP="00EA4C51">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17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EE217CD" w14:textId="19158D8E" w:rsidR="00777ED4" w:rsidRPr="006A5E60" w:rsidRDefault="00DD1E63" w:rsidP="00F42950">
            <w:pPr>
              <w:pStyle w:val="TableText"/>
              <w:rPr>
                <w:rFonts w:ascii="Aptos Narrow" w:hAnsi="Aptos Narrow"/>
                <w:sz w:val="24"/>
                <w:szCs w:val="24"/>
              </w:rPr>
            </w:pPr>
            <w:r w:rsidRPr="006A5E60">
              <w:rPr>
                <w:rFonts w:ascii="Aptos Narrow" w:hAnsi="Aptos Narrow"/>
                <w:color w:val="000000"/>
                <w:sz w:val="24"/>
                <w:szCs w:val="24"/>
              </w:rPr>
              <w:t>N/A- none exists</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2B7EC91" w14:textId="77777777" w:rsidR="00777ED4" w:rsidRPr="007E2AD7" w:rsidRDefault="00777ED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Data Catalog</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A4F3AC9" w14:textId="77777777" w:rsidR="00777ED4" w:rsidRPr="007E2AD7" w:rsidRDefault="002575C7" w:rsidP="007E2AD7">
            <w:pPr>
              <w:pStyle w:val="Tablebullet1"/>
              <w:numPr>
                <w:ilvl w:val="0"/>
                <w:numId w:val="19"/>
              </w:numPr>
              <w:ind w:left="177" w:hanging="180"/>
              <w:rPr>
                <w:rFonts w:ascii="Aptos Narrow" w:hAnsi="Aptos Narrow"/>
                <w:color w:val="000000"/>
                <w:sz w:val="24"/>
                <w:szCs w:val="24"/>
              </w:rPr>
            </w:pPr>
            <w:r w:rsidRPr="007E2AD7">
              <w:rPr>
                <w:rFonts w:ascii="Aptos Narrow" w:hAnsi="Aptos Narrow"/>
                <w:color w:val="000000"/>
                <w:sz w:val="24"/>
                <w:szCs w:val="24"/>
              </w:rPr>
              <w:t>Physical Data Dictionary</w:t>
            </w:r>
          </w:p>
          <w:p w14:paraId="64FB2907" w14:textId="7CA4CBE3" w:rsidR="00777ED4" w:rsidRPr="007E2AD7" w:rsidRDefault="002575C7" w:rsidP="007E2AD7">
            <w:pPr>
              <w:pStyle w:val="Tablebullet1"/>
              <w:numPr>
                <w:ilvl w:val="0"/>
                <w:numId w:val="19"/>
              </w:numPr>
              <w:ind w:left="177" w:hanging="180"/>
              <w:rPr>
                <w:rFonts w:ascii="Aptos Narrow" w:hAnsi="Aptos Narrow"/>
                <w:color w:val="000000"/>
                <w:sz w:val="24"/>
                <w:szCs w:val="24"/>
              </w:rPr>
            </w:pPr>
            <w:r w:rsidRPr="007E2AD7">
              <w:rPr>
                <w:rFonts w:ascii="Aptos Narrow" w:hAnsi="Aptos Narrow"/>
                <w:color w:val="000000"/>
                <w:sz w:val="24"/>
                <w:szCs w:val="24"/>
              </w:rPr>
              <w:t>Data Asset Catalog</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261CDC9" w14:textId="77777777" w:rsidR="00777ED4" w:rsidRPr="007E2AD7" w:rsidRDefault="00777ED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Data Retention Policy</w:t>
            </w:r>
          </w:p>
          <w:p w14:paraId="4D205323" w14:textId="77777777" w:rsidR="00777ED4" w:rsidRPr="007E2AD7" w:rsidRDefault="00777ED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Data Access Policy</w:t>
            </w:r>
          </w:p>
          <w:p w14:paraId="6C224B9D" w14:textId="22A0D974" w:rsidR="00777ED4" w:rsidRPr="007E2AD7" w:rsidRDefault="00AD0C0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 xml:space="preserve">Data Storage </w:t>
            </w:r>
            <w:r w:rsidR="00777ED4" w:rsidRPr="006A5E60">
              <w:rPr>
                <w:rFonts w:ascii="Aptos Narrow" w:hAnsi="Aptos Narrow"/>
                <w:color w:val="000000"/>
                <w:sz w:val="24"/>
                <w:szCs w:val="24"/>
              </w:rPr>
              <w:t>Metadata Repository Screenshots</w:t>
            </w:r>
          </w:p>
          <w:p w14:paraId="7ABBC76F" w14:textId="3FD6EA07" w:rsidR="00777ED4" w:rsidRPr="007E2AD7" w:rsidRDefault="000F7359"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 xml:space="preserve">Data Storage </w:t>
            </w:r>
            <w:r w:rsidR="00777ED4" w:rsidRPr="006A5E60">
              <w:rPr>
                <w:rFonts w:ascii="Aptos Narrow" w:hAnsi="Aptos Narrow"/>
                <w:color w:val="000000"/>
                <w:sz w:val="24"/>
                <w:szCs w:val="24"/>
              </w:rPr>
              <w:t>Metamodel</w:t>
            </w:r>
          </w:p>
          <w:p w14:paraId="10DEE1D7" w14:textId="5F7A10AF" w:rsidR="00777ED4" w:rsidRPr="007E2AD7" w:rsidRDefault="00AD0C0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 xml:space="preserve">Data Storage </w:t>
            </w:r>
            <w:r w:rsidR="00777ED4" w:rsidRPr="006A5E60">
              <w:rPr>
                <w:rFonts w:ascii="Aptos Narrow" w:hAnsi="Aptos Narrow"/>
                <w:color w:val="000000"/>
                <w:sz w:val="24"/>
                <w:szCs w:val="24"/>
              </w:rPr>
              <w:t>Metadata Repository Operating Model</w:t>
            </w:r>
          </w:p>
          <w:p w14:paraId="518AB9F7" w14:textId="77777777" w:rsidR="00777ED4" w:rsidRPr="007E2AD7" w:rsidRDefault="00777ED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Data Storage Metadata Repository Change Workflow</w:t>
            </w:r>
          </w:p>
        </w:tc>
        <w:tc>
          <w:tcPr>
            <w:tcW w:w="28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20D0FCC" w14:textId="77777777" w:rsidR="00777ED4" w:rsidRPr="007E2AD7" w:rsidRDefault="00777ED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Data Storage &amp; Warehousing Process Diagram</w:t>
            </w:r>
          </w:p>
          <w:p w14:paraId="5A23E17F" w14:textId="73D74ED4" w:rsidR="00777ED4" w:rsidRPr="007E2AD7" w:rsidRDefault="00777ED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 xml:space="preserve">Data Storage &amp; Warehousing </w:t>
            </w:r>
            <w:r w:rsidR="00A4681E">
              <w:rPr>
                <w:rFonts w:ascii="Aptos Narrow" w:hAnsi="Aptos Narrow"/>
                <w:color w:val="000000"/>
                <w:sz w:val="24"/>
                <w:szCs w:val="24"/>
              </w:rPr>
              <w:t>SOP</w:t>
            </w:r>
          </w:p>
          <w:p w14:paraId="2D8E9D8E" w14:textId="77777777" w:rsidR="00777ED4" w:rsidRPr="007E2AD7" w:rsidRDefault="00777ED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Data Storage &amp; Warehousing Standard Documentation</w:t>
            </w:r>
          </w:p>
          <w:p w14:paraId="533F10F3" w14:textId="77777777" w:rsidR="00777ED4" w:rsidRPr="007E2AD7" w:rsidRDefault="00777ED4" w:rsidP="007E2AD7">
            <w:pPr>
              <w:pStyle w:val="Tablebullet1"/>
              <w:ind w:left="177" w:hanging="180"/>
              <w:rPr>
                <w:rFonts w:ascii="Aptos Narrow" w:hAnsi="Aptos Narrow"/>
                <w:color w:val="000000"/>
                <w:sz w:val="24"/>
                <w:szCs w:val="24"/>
              </w:rPr>
            </w:pPr>
            <w:r w:rsidRPr="006A5E60">
              <w:rPr>
                <w:rFonts w:ascii="Aptos Narrow" w:hAnsi="Aptos Narrow"/>
                <w:color w:val="000000"/>
                <w:sz w:val="24"/>
                <w:szCs w:val="24"/>
              </w:rPr>
              <w:t>Data Storage &amp; Warehousing Metadata Requirements</w:t>
            </w:r>
          </w:p>
          <w:p w14:paraId="357A153E" w14:textId="77BB26F0" w:rsidR="00777ED4" w:rsidRPr="007E2AD7" w:rsidRDefault="00AD0C04" w:rsidP="007E2AD7">
            <w:pPr>
              <w:pStyle w:val="Tablebullet1"/>
              <w:ind w:left="177" w:hanging="180"/>
              <w:rPr>
                <w:rFonts w:ascii="Aptos Narrow" w:hAnsi="Aptos Narrow"/>
                <w:color w:val="000000"/>
                <w:sz w:val="24"/>
                <w:szCs w:val="24"/>
              </w:rPr>
            </w:pPr>
            <w:r>
              <w:rPr>
                <w:rFonts w:ascii="Aptos Narrow" w:hAnsi="Aptos Narrow"/>
                <w:color w:val="000000"/>
                <w:sz w:val="24"/>
                <w:szCs w:val="24"/>
              </w:rPr>
              <w:t xml:space="preserve">Previous </w:t>
            </w:r>
            <w:r w:rsidR="00777ED4" w:rsidRPr="006A5E60">
              <w:rPr>
                <w:rFonts w:ascii="Aptos Narrow" w:hAnsi="Aptos Narrow"/>
                <w:color w:val="000000"/>
                <w:sz w:val="24"/>
                <w:szCs w:val="24"/>
              </w:rPr>
              <w:t xml:space="preserve">Data Storage &amp; Warehousing MITA </w:t>
            </w:r>
            <w:r w:rsidR="00540894">
              <w:rPr>
                <w:rFonts w:ascii="Aptos Narrow" w:hAnsi="Aptos Narrow"/>
                <w:color w:val="000000"/>
                <w:sz w:val="24"/>
                <w:szCs w:val="24"/>
              </w:rPr>
              <w:t>Maturity Profile</w:t>
            </w:r>
          </w:p>
        </w:tc>
      </w:tr>
    </w:tbl>
    <w:p w14:paraId="21EBA155" w14:textId="13E6138F" w:rsidR="00AA4550" w:rsidRDefault="00AA4550" w:rsidP="002A5283">
      <w:pPr>
        <w:pStyle w:val="Heading1"/>
        <w:rPr>
          <w:sz w:val="36"/>
          <w:szCs w:val="36"/>
        </w:rPr>
      </w:pPr>
      <w:bookmarkStart w:id="37" w:name="_Toc230872739"/>
      <w:r w:rsidRPr="004E48D9">
        <w:rPr>
          <w:sz w:val="36"/>
          <w:szCs w:val="36"/>
        </w:rPr>
        <w:lastRenderedPageBreak/>
        <w:t xml:space="preserve">Technical Architecture </w:t>
      </w:r>
      <w:r w:rsidR="00BE69E0">
        <w:rPr>
          <w:sz w:val="36"/>
          <w:szCs w:val="36"/>
        </w:rPr>
        <w:t>(TA)</w:t>
      </w:r>
      <w:bookmarkEnd w:id="37"/>
    </w:p>
    <w:p w14:paraId="08FD1316" w14:textId="0E98C9DD" w:rsidR="00E57317" w:rsidRPr="0008636C" w:rsidRDefault="00E57317" w:rsidP="00B81207">
      <w:pPr>
        <w:pStyle w:val="Heading2"/>
      </w:pPr>
      <w:bookmarkStart w:id="38" w:name="_Toc230872740"/>
      <w:r w:rsidRPr="0008636C">
        <w:t>Technical Infrastructure Management</w:t>
      </w:r>
      <w:bookmarkEnd w:id="38"/>
    </w:p>
    <w:p w14:paraId="50A066FC" w14:textId="3B7EE80B" w:rsidR="00790AB9" w:rsidRPr="00D51612" w:rsidRDefault="00790AB9" w:rsidP="0008636C">
      <w:pPr>
        <w:pStyle w:val="Heading3"/>
      </w:pPr>
      <w:bookmarkStart w:id="39" w:name="_Toc230872741"/>
      <w:r w:rsidRPr="00D51612">
        <w:t xml:space="preserve">Table </w:t>
      </w:r>
      <w:r w:rsidR="00463893">
        <w:t>31</w:t>
      </w:r>
      <w:r w:rsidRPr="00D51612">
        <w:t xml:space="preserve">: Aspect </w:t>
      </w:r>
      <w:r w:rsidR="00C11E31">
        <w:t>–</w:t>
      </w:r>
      <w:r w:rsidRPr="00D51612">
        <w:t xml:space="preserve"> </w:t>
      </w:r>
      <w:r w:rsidR="00C8155D" w:rsidRPr="00D51612">
        <w:t>Compute and Storage</w:t>
      </w:r>
      <w:bookmarkEnd w:id="39"/>
    </w:p>
    <w:p w14:paraId="349BABFD" w14:textId="5EB789CD" w:rsidR="00790AB9" w:rsidRDefault="008F14BE" w:rsidP="00967768">
      <w:pPr>
        <w:spacing w:after="0" w:line="240" w:lineRule="auto"/>
        <w:rPr>
          <w:rFonts w:ascii="Aptos Narrow" w:hAnsi="Aptos Narrow"/>
          <w:i/>
          <w:iCs/>
          <w:color w:val="000000"/>
        </w:rPr>
      </w:pPr>
      <w:r w:rsidRPr="008F14BE">
        <w:rPr>
          <w:rFonts w:ascii="Aptos Narrow" w:hAnsi="Aptos Narrow"/>
          <w:i/>
          <w:iCs/>
          <w:color w:val="000000"/>
        </w:rPr>
        <w:t>Does the</w:t>
      </w:r>
      <w:r w:rsidR="00EA4C51">
        <w:rPr>
          <w:rFonts w:ascii="Aptos Narrow" w:hAnsi="Aptos Narrow"/>
          <w:i/>
          <w:iCs/>
          <w:color w:val="000000"/>
        </w:rPr>
        <w:t xml:space="preserve"> </w:t>
      </w:r>
      <w:r w:rsidRPr="008F14BE">
        <w:rPr>
          <w:rFonts w:ascii="Aptos Narrow" w:hAnsi="Aptos Narrow"/>
          <w:i/>
          <w:iCs/>
          <w:color w:val="000000"/>
        </w:rPr>
        <w:t>M</w:t>
      </w:r>
      <w:r>
        <w:rPr>
          <w:rFonts w:ascii="Aptos Narrow" w:hAnsi="Aptos Narrow"/>
          <w:i/>
          <w:iCs/>
          <w:color w:val="000000"/>
        </w:rPr>
        <w:t>edicaid Enterprise System</w:t>
      </w:r>
      <w:r w:rsidR="00EA4C51">
        <w:rPr>
          <w:rFonts w:ascii="Aptos Narrow" w:hAnsi="Aptos Narrow"/>
          <w:i/>
          <w:iCs/>
          <w:color w:val="000000"/>
        </w:rPr>
        <w:t xml:space="preserve"> </w:t>
      </w:r>
      <w:r w:rsidRPr="008F14BE">
        <w:rPr>
          <w:rFonts w:ascii="Aptos Narrow" w:hAnsi="Aptos Narrow"/>
          <w:i/>
          <w:iCs/>
          <w:color w:val="000000"/>
        </w:rPr>
        <w:t>have</w:t>
      </w:r>
      <w:r w:rsidR="00EA4C51">
        <w:rPr>
          <w:rFonts w:ascii="Aptos Narrow" w:hAnsi="Aptos Narrow"/>
          <w:i/>
          <w:iCs/>
          <w:color w:val="000000"/>
        </w:rPr>
        <w:t xml:space="preserve"> </w:t>
      </w:r>
      <w:r w:rsidRPr="008F14BE">
        <w:rPr>
          <w:rFonts w:ascii="Aptos Narrow" w:hAnsi="Aptos Narrow"/>
          <w:i/>
          <w:iCs/>
          <w:color w:val="000000"/>
        </w:rPr>
        <w:t>servers</w:t>
      </w:r>
      <w:r w:rsidR="00EA4C51">
        <w:rPr>
          <w:rFonts w:ascii="Aptos Narrow" w:hAnsi="Aptos Narrow"/>
          <w:i/>
          <w:iCs/>
          <w:color w:val="000000"/>
        </w:rPr>
        <w:t xml:space="preserve"> </w:t>
      </w:r>
      <w:r w:rsidRPr="008F14BE">
        <w:rPr>
          <w:rFonts w:ascii="Aptos Narrow" w:hAnsi="Aptos Narrow"/>
          <w:i/>
          <w:iCs/>
          <w:color w:val="000000"/>
        </w:rPr>
        <w:t>on premise, hybrid, or cloud</w:t>
      </w:r>
      <w:r w:rsidR="00EA4C51">
        <w:rPr>
          <w:rFonts w:ascii="Aptos Narrow" w:hAnsi="Aptos Narrow"/>
          <w:i/>
          <w:iCs/>
          <w:color w:val="000000"/>
        </w:rPr>
        <w:t xml:space="preserve"> </w:t>
      </w:r>
      <w:r w:rsidRPr="008F14BE">
        <w:rPr>
          <w:rFonts w:ascii="Aptos Narrow" w:hAnsi="Aptos Narrow"/>
          <w:i/>
          <w:iCs/>
          <w:color w:val="000000"/>
        </w:rPr>
        <w:t>with routine, scheduled backup?</w:t>
      </w:r>
    </w:p>
    <w:tbl>
      <w:tblPr>
        <w:tblW w:w="5409" w:type="pct"/>
        <w:tblLayout w:type="fixed"/>
        <w:tblCellMar>
          <w:left w:w="14" w:type="dxa"/>
          <w:right w:w="14" w:type="dxa"/>
        </w:tblCellMar>
        <w:tblLook w:val="0420" w:firstRow="1" w:lastRow="0" w:firstColumn="0" w:lastColumn="0" w:noHBand="0" w:noVBand="1"/>
        <w:tblCaption w:val="Table 31: Aspect – Compute and Storage"/>
        <w:tblDescription w:val="Table 31 provides five levels of maturity criteria and suggested documentation for the aspect – Compute and Storage, within the Technical Architecture (TA) Maturity Criteria."/>
      </w:tblPr>
      <w:tblGrid>
        <w:gridCol w:w="2245"/>
        <w:gridCol w:w="2070"/>
        <w:gridCol w:w="2308"/>
        <w:gridCol w:w="2192"/>
        <w:gridCol w:w="2700"/>
        <w:gridCol w:w="2494"/>
      </w:tblGrid>
      <w:tr w:rsidR="00790AB9" w:rsidRPr="006A5E60" w14:paraId="63E40730" w14:textId="77777777" w:rsidTr="004B5C27">
        <w:trPr>
          <w:trHeight w:val="19"/>
          <w:tblHeader/>
        </w:trPr>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321C59A" w14:textId="4C2C4BD2" w:rsidR="00790AB9" w:rsidRPr="006A5E60" w:rsidRDefault="00790AB9" w:rsidP="0055527F">
            <w:pPr>
              <w:pStyle w:val="TableColumnHeading"/>
              <w:rPr>
                <w:rFonts w:ascii="Aptos Narrow" w:hAnsi="Aptos Narrow"/>
                <w:sz w:val="24"/>
                <w:szCs w:val="24"/>
              </w:rPr>
            </w:pPr>
            <w:r w:rsidRPr="006A5E60">
              <w:rPr>
                <w:rFonts w:ascii="Aptos Narrow" w:hAnsi="Aptos Narrow"/>
                <w:sz w:val="24"/>
                <w:szCs w:val="24"/>
              </w:rPr>
              <w:t>Maturity</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A683BB" w14:textId="52D072D5" w:rsidR="00790AB9" w:rsidRPr="006A5E60" w:rsidRDefault="00790AB9" w:rsidP="0055527F">
            <w:pPr>
              <w:pStyle w:val="TableColumnHeading"/>
              <w:rPr>
                <w:rFonts w:ascii="Aptos Narrow" w:hAnsi="Aptos Narrow"/>
                <w:sz w:val="24"/>
                <w:szCs w:val="24"/>
              </w:rPr>
            </w:pPr>
            <w:r w:rsidRPr="006A5E60">
              <w:rPr>
                <w:rFonts w:ascii="Aptos Narrow" w:hAnsi="Aptos Narrow"/>
                <w:sz w:val="24"/>
                <w:szCs w:val="24"/>
              </w:rPr>
              <w:t>Level 1: Initial</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046CA79" w14:textId="47A85BE1" w:rsidR="00790AB9" w:rsidRPr="006A5E60" w:rsidRDefault="00790AB9" w:rsidP="0055527F">
            <w:pPr>
              <w:pStyle w:val="TableColumnHeading"/>
              <w:rPr>
                <w:rFonts w:ascii="Aptos Narrow" w:hAnsi="Aptos Narrow"/>
                <w:sz w:val="24"/>
                <w:szCs w:val="24"/>
              </w:rPr>
            </w:pPr>
            <w:r w:rsidRPr="006A5E60">
              <w:rPr>
                <w:rFonts w:ascii="Aptos Narrow" w:hAnsi="Aptos Narrow"/>
                <w:sz w:val="24"/>
                <w:szCs w:val="24"/>
              </w:rPr>
              <w:t>Level 2: Developing</w:t>
            </w:r>
          </w:p>
        </w:tc>
        <w:tc>
          <w:tcPr>
            <w:tcW w:w="2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6D26AFC" w14:textId="20D9A54D" w:rsidR="00790AB9" w:rsidRPr="006A5E60" w:rsidRDefault="00790AB9" w:rsidP="0055527F">
            <w:pPr>
              <w:pStyle w:val="TableColumnHeading"/>
              <w:rPr>
                <w:rFonts w:ascii="Aptos Narrow" w:hAnsi="Aptos Narrow"/>
                <w:sz w:val="24"/>
                <w:szCs w:val="24"/>
              </w:rPr>
            </w:pPr>
            <w:r w:rsidRPr="006A5E60">
              <w:rPr>
                <w:rFonts w:ascii="Aptos Narrow" w:hAnsi="Aptos Narrow"/>
                <w:sz w:val="24"/>
                <w:szCs w:val="24"/>
              </w:rPr>
              <w:t>Level 3: Defined</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15F1606" w14:textId="58A7374A" w:rsidR="00790AB9" w:rsidRPr="006A5E60" w:rsidRDefault="00790AB9" w:rsidP="0055527F">
            <w:pPr>
              <w:pStyle w:val="TableColumnHeading"/>
              <w:rPr>
                <w:rFonts w:ascii="Aptos Narrow" w:hAnsi="Aptos Narrow"/>
                <w:sz w:val="24"/>
                <w:szCs w:val="24"/>
              </w:rPr>
            </w:pPr>
            <w:r w:rsidRPr="006A5E60">
              <w:rPr>
                <w:rFonts w:ascii="Aptos Narrow" w:hAnsi="Aptos Narrow"/>
                <w:sz w:val="24"/>
                <w:szCs w:val="24"/>
              </w:rPr>
              <w:t>Level 4: Managed</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52B9446" w14:textId="5FB0F3C5" w:rsidR="00790AB9" w:rsidRPr="006A5E60" w:rsidRDefault="00790AB9" w:rsidP="0055527F">
            <w:pPr>
              <w:pStyle w:val="TableColumnHeading"/>
              <w:rPr>
                <w:rFonts w:ascii="Aptos Narrow" w:hAnsi="Aptos Narrow"/>
                <w:sz w:val="24"/>
                <w:szCs w:val="24"/>
              </w:rPr>
            </w:pPr>
            <w:r w:rsidRPr="006A5E60">
              <w:rPr>
                <w:rFonts w:ascii="Aptos Narrow" w:hAnsi="Aptos Narrow"/>
                <w:sz w:val="24"/>
                <w:szCs w:val="24"/>
              </w:rPr>
              <w:t>Level 5: Optimized</w:t>
            </w:r>
          </w:p>
        </w:tc>
      </w:tr>
      <w:tr w:rsidR="00840E8B" w:rsidRPr="006A5E60" w14:paraId="0B27ADAE" w14:textId="77777777" w:rsidTr="004B5C27">
        <w:trPr>
          <w:trHeight w:val="449"/>
        </w:trPr>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DF49A66" w14:textId="020ECBCE" w:rsidR="00840E8B" w:rsidRPr="00840E8B" w:rsidRDefault="00840E8B" w:rsidP="0055527F">
            <w:pPr>
              <w:pStyle w:val="TableText"/>
              <w:spacing w:after="0"/>
              <w:rPr>
                <w:rFonts w:ascii="Aptos Narrow" w:hAnsi="Aptos Narrow"/>
                <w:b/>
                <w:sz w:val="24"/>
                <w:szCs w:val="24"/>
              </w:rPr>
            </w:pPr>
            <w:r w:rsidRPr="00840E8B">
              <w:rPr>
                <w:rFonts w:ascii="Aptos Narrow" w:hAnsi="Aptos Narrow"/>
                <w:b/>
                <w:sz w:val="24"/>
                <w:szCs w:val="24"/>
              </w:rPr>
              <w:t>Maturity Criteria</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1D7D1C2" w14:textId="4542679A" w:rsidR="00840E8B" w:rsidRPr="00840E8B" w:rsidRDefault="00840E8B" w:rsidP="0055527F">
            <w:pPr>
              <w:pStyle w:val="TableText"/>
              <w:spacing w:after="0"/>
              <w:rPr>
                <w:rFonts w:ascii="Aptos Narrow" w:hAnsi="Aptos Narrow"/>
                <w:color w:val="000000"/>
                <w:sz w:val="24"/>
                <w:szCs w:val="24"/>
              </w:rPr>
            </w:pPr>
            <w:r w:rsidRPr="00840E8B">
              <w:rPr>
                <w:rFonts w:ascii="Aptos Narrow" w:hAnsi="Aptos Narrow"/>
                <w:color w:val="000000"/>
                <w:sz w:val="24"/>
                <w:szCs w:val="24"/>
              </w:rPr>
              <w:t>The MES runs on physical servers with no virtualization, no automation, and no defined backup schedule.</w:t>
            </w:r>
          </w:p>
          <w:p w14:paraId="6BD40C59" w14:textId="7DD224B9" w:rsidR="00840E8B" w:rsidRPr="00840E8B" w:rsidRDefault="00840E8B" w:rsidP="002A1F90">
            <w:pPr>
              <w:pStyle w:val="TableText"/>
              <w:spacing w:before="240" w:after="0"/>
              <w:rPr>
                <w:rFonts w:ascii="Aptos Narrow" w:hAnsi="Aptos Narrow"/>
                <w:color w:val="000000"/>
                <w:sz w:val="24"/>
                <w:szCs w:val="24"/>
              </w:rPr>
            </w:pPr>
            <w:r w:rsidRPr="00840E8B">
              <w:rPr>
                <w:rFonts w:ascii="Aptos Narrow" w:hAnsi="Aptos Narrow"/>
                <w:color w:val="000000"/>
                <w:sz w:val="24"/>
                <w:szCs w:val="24"/>
              </w:rPr>
              <w:t>Storage and backups are handled ad hoc and manually, with no consistent process for capacity planning or recovery.</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DB3191C" w14:textId="357B4617" w:rsidR="00840E8B" w:rsidRPr="00840E8B" w:rsidRDefault="00840E8B" w:rsidP="0055527F">
            <w:pPr>
              <w:pStyle w:val="TableText"/>
              <w:spacing w:after="0"/>
              <w:rPr>
                <w:rFonts w:ascii="Aptos Narrow" w:hAnsi="Aptos Narrow"/>
                <w:color w:val="000000"/>
                <w:sz w:val="24"/>
                <w:szCs w:val="24"/>
              </w:rPr>
            </w:pPr>
            <w:r w:rsidRPr="00840E8B">
              <w:rPr>
                <w:rFonts w:ascii="Aptos Narrow" w:hAnsi="Aptos Narrow"/>
                <w:color w:val="000000"/>
                <w:sz w:val="24"/>
                <w:szCs w:val="24"/>
              </w:rPr>
              <w:t>The MES uses some virtualization, and storage and backups are performed on a defined schedule.</w:t>
            </w:r>
          </w:p>
          <w:p w14:paraId="40EAB59B" w14:textId="327E2DE3" w:rsidR="00840E8B" w:rsidRPr="00840E8B" w:rsidRDefault="00840E8B" w:rsidP="002A1F90">
            <w:pPr>
              <w:pStyle w:val="TableText"/>
              <w:spacing w:before="240" w:after="0"/>
              <w:rPr>
                <w:rFonts w:ascii="Aptos Narrow" w:hAnsi="Aptos Narrow"/>
                <w:color w:val="000000"/>
                <w:sz w:val="24"/>
                <w:szCs w:val="24"/>
              </w:rPr>
            </w:pPr>
            <w:r w:rsidRPr="00840E8B">
              <w:rPr>
                <w:rFonts w:ascii="Aptos Narrow" w:hAnsi="Aptos Narrow"/>
                <w:color w:val="000000"/>
                <w:sz w:val="24"/>
                <w:szCs w:val="24"/>
              </w:rPr>
              <w:t>However, servers are still provisioned manually, configurations are not standardized, and there is no automation to manage growth or enforce consistency.</w:t>
            </w:r>
          </w:p>
        </w:tc>
        <w:tc>
          <w:tcPr>
            <w:tcW w:w="2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E08D215" w14:textId="553CA9EF" w:rsidR="00840E8B" w:rsidRPr="00840E8B" w:rsidRDefault="00840E8B" w:rsidP="0055527F">
            <w:pPr>
              <w:pStyle w:val="TableText"/>
              <w:spacing w:after="0"/>
              <w:rPr>
                <w:rFonts w:ascii="Aptos Narrow" w:hAnsi="Aptos Narrow"/>
                <w:color w:val="000000"/>
                <w:sz w:val="24"/>
                <w:szCs w:val="24"/>
              </w:rPr>
            </w:pPr>
            <w:r w:rsidRPr="00840E8B">
              <w:rPr>
                <w:rFonts w:ascii="Aptos Narrow" w:hAnsi="Aptos Narrow"/>
                <w:color w:val="000000"/>
                <w:sz w:val="24"/>
                <w:szCs w:val="24"/>
              </w:rPr>
              <w:t>The majority of the MES runs in cloud environments, with resources provisioned through standard configurations and scripting and backups automated.</w:t>
            </w:r>
          </w:p>
          <w:p w14:paraId="0745DE25" w14:textId="52F938E7" w:rsidR="00840E8B" w:rsidRPr="00840E8B" w:rsidRDefault="00840E8B" w:rsidP="002A1F90">
            <w:pPr>
              <w:pStyle w:val="TableText"/>
              <w:spacing w:before="240" w:after="0"/>
              <w:rPr>
                <w:rFonts w:ascii="Aptos Narrow" w:hAnsi="Aptos Narrow"/>
                <w:color w:val="000000"/>
                <w:sz w:val="24"/>
                <w:szCs w:val="24"/>
              </w:rPr>
            </w:pPr>
            <w:r w:rsidRPr="00840E8B">
              <w:rPr>
                <w:rFonts w:ascii="Aptos Narrow" w:hAnsi="Aptos Narrow"/>
                <w:color w:val="000000"/>
                <w:sz w:val="24"/>
                <w:szCs w:val="24"/>
              </w:rPr>
              <w:t>Governance over those configurations is not yet formalized, and storage growth, retention, and cost are not actively managed against defined thresholds.</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E2B6FD3" w14:textId="48FC2993" w:rsidR="00840E8B" w:rsidRPr="00840E8B" w:rsidRDefault="00840E8B" w:rsidP="0055527F">
            <w:pPr>
              <w:pStyle w:val="TableText"/>
              <w:spacing w:after="0"/>
              <w:rPr>
                <w:rFonts w:ascii="Aptos Narrow" w:hAnsi="Aptos Narrow"/>
                <w:color w:val="000000"/>
                <w:sz w:val="24"/>
                <w:szCs w:val="24"/>
              </w:rPr>
            </w:pPr>
            <w:r w:rsidRPr="00840E8B">
              <w:rPr>
                <w:rFonts w:ascii="Aptos Narrow" w:hAnsi="Aptos Narrow"/>
                <w:color w:val="000000"/>
                <w:sz w:val="24"/>
                <w:szCs w:val="24"/>
              </w:rPr>
              <w:t>The MES operates in cloud environments governed through standardized processes, with automation managing storage and backups for growth, volume, and retention.</w:t>
            </w:r>
          </w:p>
          <w:p w14:paraId="1E67D4F6" w14:textId="2815020B" w:rsidR="00840E8B" w:rsidRPr="00840E8B" w:rsidRDefault="00840E8B" w:rsidP="002A1F90">
            <w:pPr>
              <w:pStyle w:val="TableText"/>
              <w:spacing w:before="240" w:after="0"/>
              <w:rPr>
                <w:rFonts w:ascii="Aptos Narrow" w:hAnsi="Aptos Narrow"/>
                <w:color w:val="000000"/>
                <w:sz w:val="24"/>
                <w:szCs w:val="24"/>
              </w:rPr>
            </w:pPr>
            <w:r w:rsidRPr="00840E8B">
              <w:rPr>
                <w:rFonts w:ascii="Aptos Narrow" w:hAnsi="Aptos Narrow"/>
                <w:color w:val="000000"/>
                <w:sz w:val="24"/>
                <w:szCs w:val="24"/>
              </w:rPr>
              <w:t>Backups are not yet immutable by default, and cost and capacity thresholds are not formally defined or reviewed on a regular cadence.</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0E90517" w14:textId="5A594E3B" w:rsidR="00840E8B" w:rsidRPr="00840E8B" w:rsidRDefault="00840E8B" w:rsidP="0055527F">
            <w:pPr>
              <w:pStyle w:val="TableText"/>
              <w:spacing w:after="0"/>
              <w:rPr>
                <w:rFonts w:ascii="Aptos Narrow" w:hAnsi="Aptos Narrow"/>
                <w:color w:val="000000"/>
                <w:sz w:val="24"/>
                <w:szCs w:val="24"/>
              </w:rPr>
            </w:pPr>
            <w:r w:rsidRPr="00840E8B">
              <w:rPr>
                <w:rFonts w:ascii="Aptos Narrow" w:hAnsi="Aptos Narrow"/>
                <w:color w:val="000000"/>
                <w:sz w:val="24"/>
                <w:szCs w:val="24"/>
              </w:rPr>
              <w:t>The MES runs on cloud compute and hosting infrastructure across environments, with immutable backups retained per a defined schedule and compute and storage usage governed by cost and capacity thresholds that are regularly reviewed.</w:t>
            </w:r>
          </w:p>
          <w:p w14:paraId="10619898" w14:textId="4219C00A" w:rsidR="00840E8B" w:rsidRPr="00840E8B" w:rsidRDefault="00840E8B" w:rsidP="00D63154">
            <w:pPr>
              <w:pStyle w:val="TableText"/>
              <w:spacing w:before="240" w:after="0"/>
              <w:rPr>
                <w:rFonts w:ascii="Aptos Narrow" w:hAnsi="Aptos Narrow"/>
                <w:color w:val="000000"/>
                <w:sz w:val="24"/>
                <w:szCs w:val="24"/>
              </w:rPr>
            </w:pPr>
            <w:r w:rsidRPr="00840E8B">
              <w:rPr>
                <w:rFonts w:ascii="Aptos Narrow" w:hAnsi="Aptos Narrow"/>
                <w:color w:val="000000"/>
                <w:sz w:val="24"/>
                <w:szCs w:val="24"/>
              </w:rPr>
              <w:t>There are no manual provisioning dependencies, no ungoverned configurations, and no unmonitored consumption — capacity, cost, and recoverability are continuously managed.</w:t>
            </w:r>
          </w:p>
        </w:tc>
      </w:tr>
      <w:tr w:rsidR="00840E8B" w:rsidRPr="006A5E60" w14:paraId="568789F2" w14:textId="77777777" w:rsidTr="004B5C27">
        <w:trPr>
          <w:trHeight w:val="1328"/>
        </w:trPr>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A2708F7" w14:textId="1AC4BBA1" w:rsidR="00923D87" w:rsidRDefault="00840E8B" w:rsidP="0055527F">
            <w:pPr>
              <w:pStyle w:val="TableText"/>
              <w:spacing w:after="0"/>
              <w:rPr>
                <w:rFonts w:ascii="Aptos Narrow" w:hAnsi="Aptos Narrow"/>
                <w:b/>
                <w:sz w:val="24"/>
                <w:szCs w:val="24"/>
              </w:rPr>
            </w:pPr>
            <w:r w:rsidRPr="00840E8B">
              <w:rPr>
                <w:rFonts w:ascii="Aptos Narrow" w:hAnsi="Aptos Narrow"/>
                <w:b/>
                <w:sz w:val="24"/>
                <w:szCs w:val="24"/>
              </w:rPr>
              <w:t xml:space="preserve">Suggested Documentation </w:t>
            </w:r>
          </w:p>
          <w:p w14:paraId="2210AA53" w14:textId="7C397AD3" w:rsidR="00840E8B" w:rsidRPr="0055527F" w:rsidRDefault="00A62AA9" w:rsidP="004B5C27">
            <w:pPr>
              <w:pStyle w:val="TableText"/>
              <w:spacing w:before="240" w:after="0"/>
              <w:rPr>
                <w:rFonts w:ascii="Aptos Narrow" w:hAnsi="Aptos Narrow"/>
                <w:b/>
                <w:sz w:val="24"/>
                <w:szCs w:val="24"/>
              </w:rPr>
            </w:pPr>
            <w:r w:rsidRPr="00534351">
              <w:rPr>
                <w:rFonts w:ascii="Aptos Narrow" w:hAnsi="Aptos Narrow"/>
                <w:sz w:val="24"/>
                <w:szCs w:val="24"/>
              </w:rPr>
              <w:t>(</w:t>
            </w:r>
            <w:r w:rsidR="00FB5074" w:rsidRPr="00534351">
              <w:rPr>
                <w:rFonts w:ascii="Aptos Narrow" w:hAnsi="Aptos Narrow"/>
                <w:sz w:val="24"/>
                <w:szCs w:val="24"/>
              </w:rPr>
              <w:t>Suggested a</w:t>
            </w:r>
            <w:r w:rsidR="008542F2" w:rsidRPr="00534351">
              <w:rPr>
                <w:rFonts w:ascii="Aptos Narrow" w:hAnsi="Aptos Narrow"/>
                <w:sz w:val="24"/>
                <w:szCs w:val="24"/>
              </w:rPr>
              <w:t xml:space="preserve">dditional documentation </w:t>
            </w:r>
            <w:r w:rsidR="00FB5074" w:rsidRPr="00534351">
              <w:rPr>
                <w:rFonts w:ascii="Aptos Narrow" w:hAnsi="Aptos Narrow"/>
                <w:sz w:val="24"/>
                <w:szCs w:val="24"/>
              </w:rPr>
              <w:t xml:space="preserve">builds </w:t>
            </w:r>
            <w:r w:rsidR="008542F2" w:rsidRPr="00534351">
              <w:rPr>
                <w:rFonts w:ascii="Aptos Narrow" w:hAnsi="Aptos Narrow"/>
                <w:sz w:val="24"/>
                <w:szCs w:val="24"/>
              </w:rPr>
              <w:t>on prior level</w:t>
            </w:r>
            <w:r w:rsidR="00FB5074" w:rsidRPr="00534351">
              <w:rPr>
                <w:rFonts w:ascii="Aptos Narrow" w:hAnsi="Aptos Narrow"/>
                <w:sz w:val="24"/>
                <w:szCs w:val="24"/>
              </w:rPr>
              <w: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1E81D1A" w14:textId="77777777" w:rsidR="00840E8B" w:rsidRPr="00967768" w:rsidRDefault="00840E8B" w:rsidP="0055527F">
            <w:pPr>
              <w:pStyle w:val="Tablebullet1"/>
              <w:numPr>
                <w:ilvl w:val="0"/>
                <w:numId w:val="19"/>
              </w:numPr>
              <w:spacing w:after="0"/>
              <w:ind w:left="177" w:hanging="180"/>
              <w:rPr>
                <w:rFonts w:ascii="Aptos Narrow" w:hAnsi="Aptos Narrow"/>
                <w:color w:val="000000"/>
                <w:sz w:val="24"/>
                <w:szCs w:val="24"/>
              </w:rPr>
            </w:pPr>
            <w:r w:rsidRPr="00967768">
              <w:rPr>
                <w:rFonts w:ascii="Aptos Narrow" w:hAnsi="Aptos Narrow"/>
                <w:color w:val="000000"/>
                <w:sz w:val="24"/>
                <w:szCs w:val="24"/>
              </w:rPr>
              <w:t>Server inventory</w:t>
            </w:r>
          </w:p>
          <w:p w14:paraId="1CFCB8C1" w14:textId="07D95C1D" w:rsidR="00840E8B" w:rsidRPr="00967768" w:rsidRDefault="00840E8B" w:rsidP="0055527F">
            <w:pPr>
              <w:pStyle w:val="Tablebullet1"/>
              <w:numPr>
                <w:ilvl w:val="0"/>
                <w:numId w:val="19"/>
              </w:numPr>
              <w:spacing w:after="0"/>
              <w:ind w:left="177" w:hanging="180"/>
              <w:rPr>
                <w:rFonts w:ascii="Aptos Narrow" w:hAnsi="Aptos Narrow"/>
                <w:color w:val="000000"/>
                <w:sz w:val="24"/>
                <w:szCs w:val="24"/>
              </w:rPr>
            </w:pPr>
            <w:r w:rsidRPr="00967768">
              <w:rPr>
                <w:rFonts w:ascii="Aptos Narrow" w:hAnsi="Aptos Narrow"/>
                <w:color w:val="000000"/>
                <w:sz w:val="24"/>
                <w:szCs w:val="24"/>
              </w:rPr>
              <w:t>Operations documentation</w:t>
            </w:r>
          </w:p>
          <w:p w14:paraId="4C81ABC1" w14:textId="77777777" w:rsidR="00840E8B" w:rsidRPr="00967768" w:rsidRDefault="00840E8B" w:rsidP="0055527F">
            <w:pPr>
              <w:pStyle w:val="Tablebullet1"/>
              <w:numPr>
                <w:ilvl w:val="0"/>
                <w:numId w:val="19"/>
              </w:numPr>
              <w:spacing w:after="0"/>
              <w:ind w:left="177" w:hanging="180"/>
              <w:rPr>
                <w:rFonts w:ascii="Aptos Narrow" w:hAnsi="Aptos Narrow"/>
                <w:color w:val="000000"/>
                <w:sz w:val="24"/>
                <w:szCs w:val="24"/>
              </w:rPr>
            </w:pPr>
            <w:r w:rsidRPr="00967768">
              <w:rPr>
                <w:rFonts w:ascii="Aptos Narrow" w:hAnsi="Aptos Narrow"/>
                <w:color w:val="000000"/>
                <w:sz w:val="24"/>
                <w:szCs w:val="24"/>
              </w:rPr>
              <w:t>Backup Logs</w:t>
            </w:r>
          </w:p>
          <w:p w14:paraId="74630505" w14:textId="467ED1DD" w:rsidR="00840E8B" w:rsidRPr="00840E8B" w:rsidRDefault="00840E8B" w:rsidP="0055527F">
            <w:pPr>
              <w:pStyle w:val="Tablebullet1"/>
              <w:numPr>
                <w:ilvl w:val="0"/>
                <w:numId w:val="19"/>
              </w:numPr>
              <w:spacing w:after="0"/>
              <w:ind w:left="177" w:hanging="180"/>
              <w:rPr>
                <w:rFonts w:ascii="Aptos Narrow" w:hAnsi="Aptos Narrow"/>
                <w:sz w:val="24"/>
                <w:szCs w:val="24"/>
              </w:rPr>
            </w:pPr>
            <w:r w:rsidRPr="00967768">
              <w:rPr>
                <w:rFonts w:ascii="Aptos Narrow" w:hAnsi="Aptos Narrow"/>
                <w:color w:val="000000"/>
                <w:sz w:val="24"/>
                <w:szCs w:val="24"/>
              </w:rPr>
              <w:t>Backup procedures</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9C52C8C" w14:textId="77777777" w:rsidR="00840E8B" w:rsidRPr="00967768" w:rsidRDefault="00840E8B" w:rsidP="0055527F">
            <w:pPr>
              <w:pStyle w:val="Tablebullet1"/>
              <w:numPr>
                <w:ilvl w:val="0"/>
                <w:numId w:val="19"/>
              </w:numPr>
              <w:spacing w:after="0"/>
              <w:ind w:left="177" w:hanging="180"/>
              <w:rPr>
                <w:rFonts w:ascii="Aptos Narrow" w:hAnsi="Aptos Narrow"/>
                <w:color w:val="000000"/>
                <w:sz w:val="24"/>
                <w:szCs w:val="24"/>
              </w:rPr>
            </w:pPr>
            <w:r w:rsidRPr="00967768">
              <w:rPr>
                <w:rFonts w:ascii="Aptos Narrow" w:hAnsi="Aptos Narrow"/>
                <w:color w:val="000000"/>
                <w:sz w:val="24"/>
                <w:szCs w:val="24"/>
              </w:rPr>
              <w:t>Storage/Backup schedules</w:t>
            </w:r>
          </w:p>
          <w:p w14:paraId="15C48CFA" w14:textId="2C77DF5D" w:rsidR="00840E8B" w:rsidRPr="00840E8B" w:rsidRDefault="00840E8B" w:rsidP="0055527F">
            <w:pPr>
              <w:pStyle w:val="Tablebullet1"/>
              <w:numPr>
                <w:ilvl w:val="0"/>
                <w:numId w:val="19"/>
              </w:numPr>
              <w:spacing w:after="0"/>
              <w:ind w:left="177" w:hanging="180"/>
              <w:rPr>
                <w:rFonts w:ascii="Aptos Narrow" w:hAnsi="Aptos Narrow"/>
                <w:sz w:val="24"/>
                <w:szCs w:val="24"/>
              </w:rPr>
            </w:pPr>
            <w:r w:rsidRPr="00967768">
              <w:rPr>
                <w:rFonts w:ascii="Aptos Narrow" w:hAnsi="Aptos Narrow"/>
                <w:color w:val="000000"/>
                <w:sz w:val="24"/>
                <w:szCs w:val="24"/>
              </w:rPr>
              <w:t>Operations procedures / documentation</w:t>
            </w:r>
          </w:p>
        </w:tc>
        <w:tc>
          <w:tcPr>
            <w:tcW w:w="2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B806EBE" w14:textId="564BFA2D" w:rsidR="00840E8B" w:rsidRPr="00967768" w:rsidRDefault="00840E8B" w:rsidP="0055527F">
            <w:pPr>
              <w:pStyle w:val="Tablebullet1"/>
              <w:numPr>
                <w:ilvl w:val="0"/>
                <w:numId w:val="19"/>
              </w:numPr>
              <w:spacing w:after="0"/>
              <w:ind w:left="177" w:hanging="180"/>
              <w:rPr>
                <w:rFonts w:ascii="Aptos Narrow" w:hAnsi="Aptos Narrow"/>
                <w:color w:val="000000"/>
                <w:sz w:val="24"/>
                <w:szCs w:val="24"/>
              </w:rPr>
            </w:pPr>
            <w:r w:rsidRPr="00967768">
              <w:rPr>
                <w:rFonts w:ascii="Aptos Narrow" w:hAnsi="Aptos Narrow"/>
                <w:color w:val="000000"/>
                <w:sz w:val="24"/>
                <w:szCs w:val="24"/>
              </w:rPr>
              <w:t>Architecture Diagram</w:t>
            </w:r>
          </w:p>
          <w:p w14:paraId="3061058C" w14:textId="61E65775" w:rsidR="00840E8B" w:rsidRPr="00840E8B" w:rsidRDefault="00840E8B" w:rsidP="004B5C27">
            <w:pPr>
              <w:pStyle w:val="Tablebullet1"/>
              <w:numPr>
                <w:ilvl w:val="0"/>
                <w:numId w:val="19"/>
              </w:numPr>
              <w:spacing w:after="0"/>
              <w:ind w:left="177" w:hanging="180"/>
              <w:rPr>
                <w:rFonts w:ascii="Aptos Narrow" w:hAnsi="Aptos Narrow"/>
                <w:sz w:val="24"/>
                <w:szCs w:val="24"/>
              </w:rPr>
            </w:pPr>
            <w:r w:rsidRPr="00967768">
              <w:rPr>
                <w:rFonts w:ascii="Aptos Narrow" w:hAnsi="Aptos Narrow"/>
                <w:color w:val="000000"/>
                <w:sz w:val="24"/>
                <w:szCs w:val="24"/>
              </w:rPr>
              <w:t>Backup Retention Policy</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8D17FA9" w14:textId="77777777" w:rsidR="00840E8B" w:rsidRPr="00967768" w:rsidRDefault="00840E8B" w:rsidP="0055527F">
            <w:pPr>
              <w:pStyle w:val="Tablebullet1"/>
              <w:numPr>
                <w:ilvl w:val="0"/>
                <w:numId w:val="19"/>
              </w:numPr>
              <w:spacing w:after="0"/>
              <w:ind w:left="177" w:hanging="180"/>
              <w:rPr>
                <w:rFonts w:ascii="Aptos Narrow" w:hAnsi="Aptos Narrow"/>
                <w:color w:val="000000"/>
                <w:sz w:val="24"/>
                <w:szCs w:val="24"/>
              </w:rPr>
            </w:pPr>
            <w:r w:rsidRPr="00967768">
              <w:rPr>
                <w:rFonts w:ascii="Aptos Narrow" w:hAnsi="Aptos Narrow"/>
                <w:color w:val="000000"/>
                <w:sz w:val="24"/>
                <w:szCs w:val="24"/>
              </w:rPr>
              <w:t>Automation documentation</w:t>
            </w:r>
          </w:p>
          <w:p w14:paraId="1D596AA3" w14:textId="77777777" w:rsidR="00840E8B" w:rsidRPr="00967768" w:rsidRDefault="00840E8B" w:rsidP="0055527F">
            <w:pPr>
              <w:pStyle w:val="Tablebullet1"/>
              <w:numPr>
                <w:ilvl w:val="0"/>
                <w:numId w:val="19"/>
              </w:numPr>
              <w:spacing w:after="0"/>
              <w:ind w:left="177" w:hanging="180"/>
              <w:rPr>
                <w:rFonts w:ascii="Aptos Narrow" w:hAnsi="Aptos Narrow"/>
                <w:color w:val="000000"/>
                <w:sz w:val="24"/>
                <w:szCs w:val="24"/>
              </w:rPr>
            </w:pPr>
            <w:r w:rsidRPr="00967768">
              <w:rPr>
                <w:rFonts w:ascii="Aptos Narrow" w:hAnsi="Aptos Narrow"/>
                <w:color w:val="000000"/>
                <w:sz w:val="24"/>
                <w:szCs w:val="24"/>
              </w:rPr>
              <w:t>Cost / Utilization metrics</w:t>
            </w:r>
          </w:p>
          <w:p w14:paraId="764A9D0D" w14:textId="203EA1F0" w:rsidR="00840E8B" w:rsidRPr="00840E8B" w:rsidRDefault="00840E8B" w:rsidP="0055527F">
            <w:pPr>
              <w:pStyle w:val="Tablebullet1"/>
              <w:numPr>
                <w:ilvl w:val="0"/>
                <w:numId w:val="19"/>
              </w:numPr>
              <w:spacing w:after="0"/>
              <w:ind w:left="177" w:hanging="180"/>
              <w:rPr>
                <w:rFonts w:ascii="Aptos Narrow" w:hAnsi="Aptos Narrow"/>
                <w:sz w:val="24"/>
                <w:szCs w:val="24"/>
              </w:rPr>
            </w:pPr>
            <w:r w:rsidRPr="00967768">
              <w:rPr>
                <w:rFonts w:ascii="Aptos Narrow" w:hAnsi="Aptos Narrow"/>
                <w:color w:val="000000"/>
                <w:sz w:val="24"/>
                <w:szCs w:val="24"/>
              </w:rPr>
              <w:t>Documentation of reviews and decisions made</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6D5E764" w14:textId="77777777" w:rsidR="00840E8B" w:rsidRPr="0055527F" w:rsidRDefault="00840E8B" w:rsidP="0055527F">
            <w:pPr>
              <w:pStyle w:val="Tablebullet1"/>
              <w:numPr>
                <w:ilvl w:val="0"/>
                <w:numId w:val="19"/>
              </w:numPr>
              <w:spacing w:after="0"/>
              <w:ind w:left="177" w:hanging="180"/>
              <w:rPr>
                <w:rFonts w:ascii="Aptos Narrow" w:hAnsi="Aptos Narrow"/>
                <w:color w:val="000000"/>
                <w:sz w:val="24"/>
                <w:szCs w:val="24"/>
              </w:rPr>
            </w:pPr>
            <w:r w:rsidRPr="0055527F">
              <w:rPr>
                <w:rFonts w:ascii="Aptos Narrow" w:hAnsi="Aptos Narrow"/>
                <w:color w:val="000000"/>
                <w:sz w:val="24"/>
                <w:szCs w:val="24"/>
              </w:rPr>
              <w:t>Architecture Diagrams</w:t>
            </w:r>
          </w:p>
          <w:p w14:paraId="55EF638B" w14:textId="28072533" w:rsidR="00840E8B" w:rsidRPr="0055527F" w:rsidRDefault="00840E8B" w:rsidP="0055527F">
            <w:pPr>
              <w:pStyle w:val="Tablebullet1"/>
              <w:numPr>
                <w:ilvl w:val="0"/>
                <w:numId w:val="19"/>
              </w:numPr>
              <w:spacing w:after="0"/>
              <w:ind w:left="177" w:hanging="180"/>
              <w:rPr>
                <w:rFonts w:ascii="Aptos Narrow" w:hAnsi="Aptos Narrow"/>
                <w:color w:val="000000"/>
                <w:sz w:val="24"/>
                <w:szCs w:val="24"/>
              </w:rPr>
            </w:pPr>
            <w:r w:rsidRPr="0055527F">
              <w:rPr>
                <w:rFonts w:ascii="Aptos Narrow" w:hAnsi="Aptos Narrow"/>
                <w:color w:val="000000"/>
                <w:sz w:val="24"/>
                <w:szCs w:val="24"/>
              </w:rPr>
              <w:t xml:space="preserve">System documentation </w:t>
            </w:r>
          </w:p>
          <w:p w14:paraId="5B7B0936" w14:textId="77777777" w:rsidR="00840E8B" w:rsidRPr="0055527F" w:rsidRDefault="00840E8B" w:rsidP="0055527F">
            <w:pPr>
              <w:pStyle w:val="Tablebullet1"/>
              <w:numPr>
                <w:ilvl w:val="0"/>
                <w:numId w:val="19"/>
              </w:numPr>
              <w:spacing w:after="0"/>
              <w:ind w:left="177" w:hanging="180"/>
              <w:rPr>
                <w:rFonts w:ascii="Aptos Narrow" w:hAnsi="Aptos Narrow"/>
                <w:color w:val="000000"/>
                <w:sz w:val="24"/>
                <w:szCs w:val="24"/>
              </w:rPr>
            </w:pPr>
            <w:r w:rsidRPr="0055527F">
              <w:rPr>
                <w:rFonts w:ascii="Aptos Narrow" w:hAnsi="Aptos Narrow"/>
                <w:color w:val="000000"/>
                <w:sz w:val="24"/>
                <w:szCs w:val="24"/>
              </w:rPr>
              <w:t xml:space="preserve">Storage and backup documentation </w:t>
            </w:r>
          </w:p>
          <w:p w14:paraId="6CE98B07" w14:textId="6498488C" w:rsidR="00840E8B" w:rsidRPr="00840E8B" w:rsidRDefault="00840E8B" w:rsidP="004B5C27">
            <w:pPr>
              <w:pStyle w:val="Tablebullet1"/>
              <w:numPr>
                <w:ilvl w:val="0"/>
                <w:numId w:val="19"/>
              </w:numPr>
              <w:spacing w:after="0"/>
              <w:ind w:left="177" w:hanging="180"/>
              <w:rPr>
                <w:rFonts w:ascii="Aptos Narrow" w:hAnsi="Aptos Narrow"/>
                <w:sz w:val="24"/>
                <w:szCs w:val="24"/>
              </w:rPr>
            </w:pPr>
            <w:r w:rsidRPr="0055527F">
              <w:rPr>
                <w:rFonts w:ascii="Aptos Narrow" w:hAnsi="Aptos Narrow"/>
                <w:color w:val="000000"/>
                <w:sz w:val="24"/>
                <w:szCs w:val="24"/>
              </w:rPr>
              <w:t>Automation processes</w:t>
            </w:r>
          </w:p>
        </w:tc>
      </w:tr>
    </w:tbl>
    <w:p w14:paraId="00573B56" w14:textId="524FE29F" w:rsidR="00790AB9" w:rsidRPr="003F1CF8" w:rsidRDefault="00790AB9" w:rsidP="0008636C">
      <w:pPr>
        <w:pStyle w:val="Heading3"/>
      </w:pPr>
      <w:bookmarkStart w:id="40" w:name="_Toc230872742"/>
      <w:r w:rsidRPr="003F1CF8">
        <w:lastRenderedPageBreak/>
        <w:t xml:space="preserve">Table </w:t>
      </w:r>
      <w:r w:rsidR="00463893">
        <w:t>32</w:t>
      </w:r>
      <w:r w:rsidRPr="003F1CF8">
        <w:t xml:space="preserve">: Aspect </w:t>
      </w:r>
      <w:r w:rsidR="00913D38">
        <w:t>–</w:t>
      </w:r>
      <w:r w:rsidRPr="003F1CF8">
        <w:t xml:space="preserve"> </w:t>
      </w:r>
      <w:r w:rsidR="00913D38">
        <w:t xml:space="preserve">Networking and Technical </w:t>
      </w:r>
      <w:r w:rsidR="009920F1">
        <w:t>Recovery</w:t>
      </w:r>
      <w:bookmarkEnd w:id="40"/>
      <w:r w:rsidR="009920F1">
        <w:t xml:space="preserve"> </w:t>
      </w:r>
    </w:p>
    <w:p w14:paraId="2D8C135B" w14:textId="062C32E7" w:rsidR="00790AB9" w:rsidRDefault="00697B4F" w:rsidP="00D86BB0">
      <w:pPr>
        <w:spacing w:after="0"/>
        <w:rPr>
          <w:i/>
          <w:iCs/>
        </w:rPr>
      </w:pPr>
      <w:r w:rsidRPr="002678C0">
        <w:rPr>
          <w:i/>
          <w:iCs/>
        </w:rPr>
        <w:t>Does the MES have network segmentation that is regularly tested for outages and recovery?</w:t>
      </w:r>
    </w:p>
    <w:tbl>
      <w:tblPr>
        <w:tblW w:w="5409" w:type="pct"/>
        <w:tblLayout w:type="fixed"/>
        <w:tblCellMar>
          <w:left w:w="14" w:type="dxa"/>
          <w:right w:w="14" w:type="dxa"/>
        </w:tblCellMar>
        <w:tblLook w:val="0420" w:firstRow="1" w:lastRow="0" w:firstColumn="0" w:lastColumn="0" w:noHBand="0" w:noVBand="1"/>
        <w:tblCaption w:val="Table 32: Aspect – Networking and Technical Recovery"/>
        <w:tblDescription w:val="Table 32 provides five levels of maturity criteria and suggested documentation for the aspect – Networking and Technical Recovery, within the Technical Architecture (TA) Maturity Criteria."/>
      </w:tblPr>
      <w:tblGrid>
        <w:gridCol w:w="1699"/>
        <w:gridCol w:w="2462"/>
        <w:gridCol w:w="2462"/>
        <w:gridCol w:w="2462"/>
        <w:gridCol w:w="2462"/>
        <w:gridCol w:w="2462"/>
      </w:tblGrid>
      <w:tr w:rsidR="008B1A7F" w:rsidRPr="00B7613F" w14:paraId="1EAC7648" w14:textId="77777777" w:rsidTr="00EF2B26">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57A3A6F" w14:textId="071E3DE9"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D207A75" w14:textId="18D731D2"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658649A" w14:textId="06F476C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8186D18" w14:textId="06F9846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C1E0305" w14:textId="235AA6D8"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74A0B9D" w14:textId="13954AB3"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Level 5: Optimized</w:t>
            </w:r>
          </w:p>
        </w:tc>
      </w:tr>
      <w:tr w:rsidR="00C73A76" w:rsidRPr="00B7613F" w14:paraId="6785F6B8" w14:textId="77777777" w:rsidTr="00EF2B26">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9425F61" w14:textId="366FB2AE" w:rsidR="00C73A76" w:rsidRPr="00C73A76" w:rsidRDefault="00C73A76" w:rsidP="00C73A76">
            <w:pPr>
              <w:pStyle w:val="TableText"/>
              <w:keepNext/>
              <w:keepLines/>
              <w:rPr>
                <w:rFonts w:ascii="Aptos Narrow" w:hAnsi="Aptos Narrow"/>
                <w:b/>
                <w:sz w:val="24"/>
                <w:szCs w:val="24"/>
              </w:rPr>
            </w:pPr>
            <w:r w:rsidRPr="00C73A76">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251E10E" w14:textId="25DCC3DA" w:rsidR="00C73A76" w:rsidRPr="00C73A76" w:rsidRDefault="00C73A76" w:rsidP="00C73A76">
            <w:pPr>
              <w:pStyle w:val="TableText"/>
              <w:rPr>
                <w:rFonts w:ascii="Aptos Narrow" w:hAnsi="Aptos Narrow"/>
                <w:color w:val="000000"/>
                <w:sz w:val="24"/>
                <w:szCs w:val="24"/>
              </w:rPr>
            </w:pPr>
            <w:r w:rsidRPr="00C73A76">
              <w:rPr>
                <w:rFonts w:ascii="Aptos Narrow" w:hAnsi="Aptos Narrow"/>
                <w:color w:val="000000"/>
                <w:sz w:val="24"/>
                <w:szCs w:val="24"/>
              </w:rPr>
              <w:t>The MES operates on a flat network with no segmentation and minimal traffic visibility. There are no defined recovery objectives, no failover capability, and no proactive monitoring — outages are discovered only when users report them and resolved manually.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A33C799" w14:textId="2BC2CFC9" w:rsidR="00C73A76" w:rsidRPr="00C73A76" w:rsidRDefault="00C73A76" w:rsidP="00C73A76">
            <w:pPr>
              <w:pStyle w:val="TableText"/>
              <w:rPr>
                <w:rFonts w:ascii="Aptos Narrow" w:hAnsi="Aptos Narrow"/>
                <w:color w:val="000000"/>
                <w:sz w:val="24"/>
                <w:szCs w:val="24"/>
              </w:rPr>
            </w:pPr>
            <w:r w:rsidRPr="00C73A76">
              <w:rPr>
                <w:rFonts w:ascii="Aptos Narrow" w:hAnsi="Aptos Narrow"/>
                <w:sz w:val="24"/>
                <w:szCs w:val="24"/>
              </w:rPr>
              <w:t>The MES has basic segmentation separating major workloads, and traffic logs are collected and reviewed periodically. Failover and restoration procedures exist but are not scheduled, not formally tracked, and not tied to defined recovery objectives, leaving recovery times unpredictable.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F7D3FE7" w14:textId="440814D2" w:rsidR="00C73A76" w:rsidRPr="00C73A76" w:rsidRDefault="00C73A76" w:rsidP="00C73A76">
            <w:pPr>
              <w:pStyle w:val="TableText"/>
              <w:rPr>
                <w:rFonts w:ascii="Aptos Narrow" w:hAnsi="Aptos Narrow"/>
                <w:sz w:val="24"/>
                <w:szCs w:val="24"/>
              </w:rPr>
            </w:pPr>
            <w:r w:rsidRPr="00C73A76">
              <w:rPr>
                <w:rFonts w:ascii="Aptos Narrow" w:hAnsi="Aptos Narrow"/>
                <w:sz w:val="24"/>
                <w:szCs w:val="24"/>
              </w:rPr>
              <w:t xml:space="preserve">The MES network follows defined design patterns that segment workloads by sensitivity and function, and Recovery Time and Recovery Point Objectives are documented in </w:t>
            </w:r>
            <w:r w:rsidR="007C128F">
              <w:rPr>
                <w:rFonts w:ascii="Aptos Narrow" w:hAnsi="Aptos Narrow"/>
                <w:sz w:val="24"/>
                <w:szCs w:val="24"/>
              </w:rPr>
              <w:t>Service Level Agreements (</w:t>
            </w:r>
            <w:r w:rsidRPr="00C73A76">
              <w:rPr>
                <w:rFonts w:ascii="Aptos Narrow" w:hAnsi="Aptos Narrow"/>
                <w:sz w:val="24"/>
                <w:szCs w:val="24"/>
              </w:rPr>
              <w:t>SLAs</w:t>
            </w:r>
            <w:r w:rsidR="007C128F">
              <w:rPr>
                <w:rFonts w:ascii="Aptos Narrow" w:hAnsi="Aptos Narrow"/>
                <w:sz w:val="24"/>
                <w:szCs w:val="24"/>
              </w:rPr>
              <w:t>)</w:t>
            </w:r>
            <w:r w:rsidRPr="00C73A76">
              <w:rPr>
                <w:rFonts w:ascii="Aptos Narrow" w:hAnsi="Aptos Narrow"/>
                <w:sz w:val="24"/>
                <w:szCs w:val="24"/>
              </w:rPr>
              <w:t>. However, monitoring is not continuous, anomaly detection is not in place, and testing is performed only initially rather than on an ongoing schedule.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095C8D" w14:textId="66EE7AD5" w:rsidR="00C73A76" w:rsidRPr="00C73A76" w:rsidRDefault="00C73A76" w:rsidP="00C73A76">
            <w:pPr>
              <w:pStyle w:val="TableText"/>
              <w:rPr>
                <w:rFonts w:ascii="Aptos Narrow" w:hAnsi="Aptos Narrow"/>
                <w:sz w:val="24"/>
                <w:szCs w:val="24"/>
              </w:rPr>
            </w:pPr>
            <w:r w:rsidRPr="00C73A76">
              <w:rPr>
                <w:rFonts w:ascii="Aptos Narrow" w:hAnsi="Aptos Narrow"/>
                <w:sz w:val="24"/>
                <w:szCs w:val="24"/>
              </w:rPr>
              <w:t>The MES continuously monitors network traffic against established baselines with anomaly detection, enforces standardized network patterns through governance, and tests failover and restoration on a scheduled basis with SLA performance reported and consistently met. Failover and remediation, however, are not yet automated and still require manual intervention, and the network is not designed around zero-trust principles.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930930B" w14:textId="609FE93E" w:rsidR="00C73A76" w:rsidRPr="00C73A76" w:rsidRDefault="00C73A76" w:rsidP="00C73A76">
            <w:pPr>
              <w:pStyle w:val="TableText"/>
              <w:rPr>
                <w:rFonts w:ascii="Aptos Narrow" w:hAnsi="Aptos Narrow"/>
                <w:sz w:val="24"/>
                <w:szCs w:val="24"/>
              </w:rPr>
            </w:pPr>
            <w:r w:rsidRPr="00C73A76">
              <w:rPr>
                <w:rFonts w:ascii="Aptos Narrow" w:hAnsi="Aptos Narrow"/>
                <w:sz w:val="24"/>
                <w:szCs w:val="24"/>
              </w:rPr>
              <w:t>The MES network applies micro-segmentation and zero-trust principles, with continuous observability and proactive optimization sustaining performance during peak demand. There are no manual recovery dependencies, no untested failure paths, and no unmonitored segments — automated failover, self-healing, and redundant environments deliver recovery with little to no user impact, validated through regular resilience exercises.</w:t>
            </w:r>
          </w:p>
        </w:tc>
      </w:tr>
      <w:tr w:rsidR="00903D09" w:rsidRPr="00B7613F" w14:paraId="510D09CD" w14:textId="77777777" w:rsidTr="00EF2B26">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B8B4224" w14:textId="474BC940" w:rsidR="00923D87" w:rsidRDefault="00903D09" w:rsidP="00903D09">
            <w:pPr>
              <w:pStyle w:val="TableText"/>
              <w:rPr>
                <w:rFonts w:ascii="Aptos Narrow" w:hAnsi="Aptos Narrow"/>
                <w:b/>
                <w:sz w:val="24"/>
                <w:szCs w:val="24"/>
              </w:rPr>
            </w:pPr>
            <w:r w:rsidRPr="00FC6FF2">
              <w:rPr>
                <w:rFonts w:ascii="Aptos Narrow" w:hAnsi="Aptos Narrow"/>
                <w:b/>
                <w:sz w:val="24"/>
                <w:szCs w:val="24"/>
              </w:rPr>
              <w:t xml:space="preserve">Suggested Documentation </w:t>
            </w:r>
          </w:p>
          <w:p w14:paraId="258D0721" w14:textId="0811F141" w:rsidR="00903D09" w:rsidRPr="004D39C1" w:rsidRDefault="00DE0A35" w:rsidP="004B5C27">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8F6CDB0" w14:textId="77777777"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Network architecture diagram</w:t>
            </w:r>
          </w:p>
          <w:p w14:paraId="63834489" w14:textId="0F3DB8ED"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Technical Recovery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283E21E" w14:textId="77777777"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Network access documentation</w:t>
            </w:r>
          </w:p>
          <w:p w14:paraId="3DE931C8" w14:textId="68865091"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Technical Recovery Testing Schedule and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3CDC94F" w14:textId="77777777"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Network architecture patterns/diagram</w:t>
            </w:r>
          </w:p>
          <w:p w14:paraId="3627A2B8" w14:textId="1B4711D0" w:rsidR="00903D09" w:rsidRPr="00903D09" w:rsidRDefault="00DB02C3" w:rsidP="004D39C1">
            <w:pPr>
              <w:pStyle w:val="Tablebullet1"/>
              <w:numPr>
                <w:ilvl w:val="0"/>
                <w:numId w:val="19"/>
              </w:numPr>
              <w:spacing w:after="0"/>
              <w:ind w:left="177" w:hanging="180"/>
              <w:rPr>
                <w:rFonts w:ascii="Aptos Narrow" w:hAnsi="Aptos Narrow"/>
                <w:sz w:val="24"/>
                <w:szCs w:val="24"/>
              </w:rPr>
            </w:pPr>
            <w:r>
              <w:rPr>
                <w:rFonts w:ascii="Aptos Narrow" w:hAnsi="Aptos Narrow"/>
                <w:sz w:val="24"/>
                <w:szCs w:val="24"/>
              </w:rPr>
              <w:t>Recovery Time Objective (</w:t>
            </w:r>
            <w:r w:rsidR="00903D09" w:rsidRPr="00903D09">
              <w:rPr>
                <w:rFonts w:ascii="Aptos Narrow" w:hAnsi="Aptos Narrow"/>
                <w:sz w:val="24"/>
                <w:szCs w:val="24"/>
              </w:rPr>
              <w:t>RTO</w:t>
            </w:r>
            <w:r>
              <w:rPr>
                <w:rFonts w:ascii="Aptos Narrow" w:hAnsi="Aptos Narrow"/>
                <w:sz w:val="24"/>
                <w:szCs w:val="24"/>
              </w:rPr>
              <w:t>)</w:t>
            </w:r>
            <w:r w:rsidR="00903D09" w:rsidRPr="00903D09">
              <w:rPr>
                <w:rFonts w:ascii="Aptos Narrow" w:hAnsi="Aptos Narrow"/>
                <w:sz w:val="24"/>
                <w:szCs w:val="24"/>
              </w:rPr>
              <w:t xml:space="preserve">, </w:t>
            </w:r>
            <w:r>
              <w:rPr>
                <w:rFonts w:ascii="Aptos Narrow" w:hAnsi="Aptos Narrow"/>
                <w:sz w:val="24"/>
                <w:szCs w:val="24"/>
              </w:rPr>
              <w:t>Recovery Point Objective (</w:t>
            </w:r>
            <w:r w:rsidR="00903D09" w:rsidRPr="00903D09">
              <w:rPr>
                <w:rFonts w:ascii="Aptos Narrow" w:hAnsi="Aptos Narrow"/>
                <w:sz w:val="24"/>
                <w:szCs w:val="24"/>
              </w:rPr>
              <w:t>RPO</w:t>
            </w:r>
            <w:r>
              <w:rPr>
                <w:rFonts w:ascii="Aptos Narrow" w:hAnsi="Aptos Narrow"/>
                <w:sz w:val="24"/>
                <w:szCs w:val="24"/>
              </w:rPr>
              <w:t>)</w:t>
            </w:r>
            <w:r w:rsidR="00903D09" w:rsidRPr="00903D09">
              <w:rPr>
                <w:rFonts w:ascii="Aptos Narrow" w:hAnsi="Aptos Narrow"/>
                <w:sz w:val="24"/>
                <w:szCs w:val="24"/>
              </w:rPr>
              <w:t>,</w:t>
            </w:r>
            <w:r>
              <w:rPr>
                <w:rFonts w:ascii="Aptos Narrow" w:hAnsi="Aptos Narrow"/>
                <w:sz w:val="24"/>
                <w:szCs w:val="24"/>
              </w:rPr>
              <w:t xml:space="preserve"> </w:t>
            </w:r>
            <w:r w:rsidR="00903D09" w:rsidRPr="00903D09">
              <w:rPr>
                <w:rFonts w:ascii="Aptos Narrow" w:hAnsi="Aptos Narrow"/>
                <w:sz w:val="24"/>
                <w:szCs w:val="24"/>
              </w:rPr>
              <w:t>SLA</w:t>
            </w:r>
            <w:r w:rsidR="00152270">
              <w:rPr>
                <w:rFonts w:ascii="Aptos Narrow" w:hAnsi="Aptos Narrow"/>
                <w:sz w:val="24"/>
                <w:szCs w:val="24"/>
              </w:rPr>
              <w: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165CCB7" w14:textId="77777777"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Network monitoring and alerting patterns</w:t>
            </w:r>
          </w:p>
          <w:p w14:paraId="299A3740" w14:textId="196B6625"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Technical Recovery Testing Schedule and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83A4EDD" w14:textId="77777777"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Network analytics</w:t>
            </w:r>
          </w:p>
          <w:p w14:paraId="7FF061AD" w14:textId="77777777"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Routing documentation</w:t>
            </w:r>
          </w:p>
          <w:p w14:paraId="1C4653E4" w14:textId="71B9A60B" w:rsidR="00903D09" w:rsidRPr="00903D09" w:rsidRDefault="00903D09" w:rsidP="004D39C1">
            <w:pPr>
              <w:pStyle w:val="Tablebullet1"/>
              <w:numPr>
                <w:ilvl w:val="0"/>
                <w:numId w:val="19"/>
              </w:numPr>
              <w:spacing w:after="0"/>
              <w:ind w:left="177" w:hanging="180"/>
              <w:rPr>
                <w:rFonts w:ascii="Aptos Narrow" w:hAnsi="Aptos Narrow"/>
                <w:sz w:val="24"/>
                <w:szCs w:val="24"/>
              </w:rPr>
            </w:pPr>
            <w:r w:rsidRPr="00903D09">
              <w:rPr>
                <w:rFonts w:ascii="Aptos Narrow" w:hAnsi="Aptos Narrow"/>
                <w:sz w:val="24"/>
                <w:szCs w:val="24"/>
              </w:rPr>
              <w:t>Downtime/outage mitigation documentation</w:t>
            </w:r>
          </w:p>
        </w:tc>
      </w:tr>
    </w:tbl>
    <w:p w14:paraId="57C33CC5" w14:textId="77777777" w:rsidR="00697B4F" w:rsidRPr="00B7613F" w:rsidRDefault="00697B4F" w:rsidP="00790AB9">
      <w:pPr>
        <w:rPr>
          <w:rFonts w:ascii="Aptos Narrow" w:hAnsi="Aptos Narrow"/>
          <w:i/>
        </w:rPr>
      </w:pPr>
    </w:p>
    <w:p w14:paraId="2ADCDF0B" w14:textId="668EFBD8" w:rsidR="00697B4F" w:rsidRPr="003F1CF8" w:rsidRDefault="00697B4F" w:rsidP="0008636C">
      <w:pPr>
        <w:pStyle w:val="Heading3"/>
      </w:pPr>
      <w:bookmarkStart w:id="41" w:name="_Toc230872743"/>
      <w:r w:rsidRPr="003F1CF8">
        <w:lastRenderedPageBreak/>
        <w:t xml:space="preserve">Table </w:t>
      </w:r>
      <w:r w:rsidR="00463893">
        <w:t>33</w:t>
      </w:r>
      <w:r w:rsidRPr="003F1CF8">
        <w:t xml:space="preserve">: Aspect </w:t>
      </w:r>
      <w:r>
        <w:t>–</w:t>
      </w:r>
      <w:r w:rsidRPr="003F1CF8">
        <w:t xml:space="preserve"> </w:t>
      </w:r>
      <w:r w:rsidR="00CC2DFF">
        <w:t>Identify, Access and Consent</w:t>
      </w:r>
      <w:bookmarkEnd w:id="41"/>
    </w:p>
    <w:p w14:paraId="175B767A" w14:textId="4FFDB695" w:rsidR="00697B4F" w:rsidRDefault="00B079D2" w:rsidP="005022D2">
      <w:pPr>
        <w:spacing w:after="0"/>
        <w:rPr>
          <w:i/>
          <w:iCs/>
        </w:rPr>
      </w:pPr>
      <w:r w:rsidRPr="002678C0">
        <w:rPr>
          <w:i/>
          <w:iCs/>
        </w:rPr>
        <w:t>Does the MES have identity, access, and consent services for internal and external users?</w:t>
      </w:r>
    </w:p>
    <w:tbl>
      <w:tblPr>
        <w:tblW w:w="5409" w:type="pct"/>
        <w:tblLayout w:type="fixed"/>
        <w:tblCellMar>
          <w:left w:w="14" w:type="dxa"/>
          <w:right w:w="14" w:type="dxa"/>
        </w:tblCellMar>
        <w:tblLook w:val="0420" w:firstRow="1" w:lastRow="0" w:firstColumn="0" w:lastColumn="0" w:noHBand="0" w:noVBand="1"/>
      </w:tblPr>
      <w:tblGrid>
        <w:gridCol w:w="1699"/>
        <w:gridCol w:w="1896"/>
        <w:gridCol w:w="2610"/>
        <w:gridCol w:w="2700"/>
        <w:gridCol w:w="2430"/>
        <w:gridCol w:w="2674"/>
      </w:tblGrid>
      <w:tr w:rsidR="00B3756C" w:rsidRPr="0038328E" w14:paraId="24F22667" w14:textId="77777777">
        <w:trPr>
          <w:trHeight w:val="446"/>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7A9B7841" w14:textId="77777777" w:rsidR="00B3756C" w:rsidRPr="00BD006D" w:rsidRDefault="00B3756C">
            <w:pPr>
              <w:pStyle w:val="TableColumnHeading"/>
              <w:keepNext/>
              <w:keepLines/>
              <w:spacing w:before="60" w:after="60"/>
              <w:rPr>
                <w:rFonts w:ascii="Aptos Narrow" w:hAnsi="Aptos Narrow"/>
                <w:sz w:val="24"/>
                <w:szCs w:val="24"/>
              </w:rPr>
            </w:pPr>
            <w:r w:rsidRPr="006A5E60">
              <w:rPr>
                <w:rFonts w:ascii="Aptos Narrow" w:hAnsi="Aptos Narrow"/>
                <w:sz w:val="24"/>
                <w:szCs w:val="24"/>
              </w:rPr>
              <w:t>Maturity</w:t>
            </w:r>
            <w:del w:id="42" w:author="Danielle C. Lohan" w:date="2026-05-28T14:34:00Z" w16du:dateUtc="2026-05-28T18:34:00Z">
              <w:r w:rsidRPr="006A5E60">
                <w:rPr>
                  <w:rFonts w:ascii="Aptos Narrow" w:hAnsi="Aptos Narrow"/>
                  <w:sz w:val="24"/>
                  <w:szCs w:val="24"/>
                </w:rPr>
                <w:delText xml:space="preserve"> </w:delText>
              </w:r>
            </w:del>
          </w:p>
        </w:tc>
        <w:tc>
          <w:tcPr>
            <w:tcW w:w="18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396155E4" w14:textId="77777777" w:rsidR="00B3756C" w:rsidRPr="0038328E" w:rsidRDefault="00B3756C">
            <w:pPr>
              <w:pStyle w:val="TableColumnHeading"/>
              <w:keepNext/>
              <w:keepLines/>
              <w:spacing w:before="60" w:after="60"/>
              <w:rPr>
                <w:rFonts w:ascii="Aptos Narrow" w:hAnsi="Aptos Narrow"/>
                <w:sz w:val="24"/>
                <w:szCs w:val="24"/>
              </w:rPr>
            </w:pPr>
            <w:r w:rsidRPr="006A5E60">
              <w:rPr>
                <w:rFonts w:ascii="Aptos Narrow" w:hAnsi="Aptos Narrow"/>
                <w:sz w:val="24"/>
                <w:szCs w:val="24"/>
              </w:rPr>
              <w:t>Level 1: Initial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6628E477" w14:textId="77777777" w:rsidR="00B3756C" w:rsidRPr="0038328E" w:rsidRDefault="00B3756C">
            <w:pPr>
              <w:pStyle w:val="TableColumnHeading"/>
              <w:keepNext/>
              <w:keepLines/>
              <w:spacing w:before="60" w:after="60"/>
              <w:rPr>
                <w:rFonts w:ascii="Aptos Narrow" w:hAnsi="Aptos Narrow"/>
                <w:sz w:val="24"/>
                <w:szCs w:val="24"/>
              </w:rPr>
            </w:pPr>
            <w:r w:rsidRPr="006A5E60">
              <w:rPr>
                <w:rFonts w:ascii="Aptos Narrow" w:hAnsi="Aptos Narrow"/>
                <w:sz w:val="24"/>
                <w:szCs w:val="24"/>
              </w:rPr>
              <w:t>Level 2: Developing</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49D1A4DD" w14:textId="77777777" w:rsidR="00B3756C" w:rsidRPr="0038328E" w:rsidRDefault="00B3756C">
            <w:pPr>
              <w:pStyle w:val="TableColumnHeading"/>
              <w:keepNext/>
              <w:keepLines/>
              <w:spacing w:before="60" w:after="60"/>
              <w:rPr>
                <w:rFonts w:ascii="Aptos Narrow" w:hAnsi="Aptos Narrow"/>
                <w:sz w:val="24"/>
                <w:szCs w:val="24"/>
              </w:rPr>
            </w:pPr>
            <w:r w:rsidRPr="006A5E60">
              <w:rPr>
                <w:rFonts w:ascii="Aptos Narrow" w:hAnsi="Aptos Narrow"/>
                <w:sz w:val="24"/>
                <w:szCs w:val="24"/>
              </w:rPr>
              <w:t>Level 3: Defined</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0AAE80E3" w14:textId="77777777" w:rsidR="00B3756C" w:rsidRPr="0038328E" w:rsidRDefault="00B3756C">
            <w:pPr>
              <w:pStyle w:val="TableColumnHeading"/>
              <w:keepNext/>
              <w:keepLines/>
              <w:spacing w:before="60" w:after="60"/>
              <w:rPr>
                <w:rFonts w:ascii="Aptos Narrow" w:hAnsi="Aptos Narrow"/>
                <w:sz w:val="24"/>
                <w:szCs w:val="24"/>
              </w:rPr>
            </w:pPr>
            <w:r w:rsidRPr="006A5E60">
              <w:rPr>
                <w:rFonts w:ascii="Aptos Narrow" w:hAnsi="Aptos Narrow"/>
                <w:sz w:val="24"/>
                <w:szCs w:val="24"/>
              </w:rPr>
              <w:t>Level 4: Managed</w:t>
            </w:r>
          </w:p>
        </w:tc>
        <w:tc>
          <w:tcPr>
            <w:tcW w:w="2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63934CB2" w14:textId="77777777" w:rsidR="00B3756C" w:rsidRPr="0038328E" w:rsidRDefault="00B3756C">
            <w:pPr>
              <w:pStyle w:val="TableColumnHeading"/>
              <w:keepNext/>
              <w:keepLines/>
              <w:spacing w:before="60" w:after="60"/>
              <w:rPr>
                <w:rFonts w:ascii="Aptos Narrow" w:hAnsi="Aptos Narrow"/>
                <w:sz w:val="24"/>
                <w:szCs w:val="24"/>
              </w:rPr>
            </w:pPr>
            <w:r w:rsidRPr="006A5E60">
              <w:rPr>
                <w:rFonts w:ascii="Aptos Narrow" w:hAnsi="Aptos Narrow"/>
                <w:sz w:val="24"/>
                <w:szCs w:val="24"/>
              </w:rPr>
              <w:t>Level 5: Optimized</w:t>
            </w:r>
          </w:p>
        </w:tc>
      </w:tr>
      <w:tr w:rsidR="00B3756C" w:rsidRPr="0038328E" w14:paraId="49C2C85C" w14:textId="77777777">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8B7F9CF" w14:textId="77777777" w:rsidR="00B3756C" w:rsidRDefault="00B3756C">
            <w:pPr>
              <w:pStyle w:val="TableText"/>
              <w:rPr>
                <w:rFonts w:ascii="Aptos Narrow" w:hAnsi="Aptos Narrow"/>
                <w:b/>
                <w:sz w:val="24"/>
              </w:rPr>
            </w:pPr>
            <w:r>
              <w:rPr>
                <w:rFonts w:ascii="Aptos Narrow" w:hAnsi="Aptos Narrow"/>
                <w:b/>
                <w:sz w:val="24"/>
              </w:rPr>
              <w:t>Maturity Criteria</w:t>
            </w:r>
          </w:p>
        </w:tc>
        <w:tc>
          <w:tcPr>
            <w:tcW w:w="18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4F76379" w14:textId="77777777" w:rsidR="00B3756C" w:rsidRPr="0038328E" w:rsidRDefault="00B3756C">
            <w:pPr>
              <w:pStyle w:val="Tablebullet1"/>
              <w:numPr>
                <w:ilvl w:val="0"/>
                <w:numId w:val="0"/>
              </w:numPr>
              <w:rPr>
                <w:rFonts w:ascii="Aptos Narrow" w:hAnsi="Aptos Narrow"/>
                <w:sz w:val="24"/>
                <w:szCs w:val="24"/>
              </w:rPr>
            </w:pPr>
            <w:r w:rsidRPr="005361C6">
              <w:rPr>
                <w:rFonts w:ascii="Aptos Narrow" w:hAnsi="Aptos Narrow"/>
                <w:sz w:val="24"/>
                <w:szCs w:val="24"/>
              </w:rPr>
              <w:t>The MES has limited ability to manage user identity and access, with no centralized system and no role-based controls. Consent for Medicaid applicants and members is captured manually, with no audit trail and no defined process for revocation.</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1AFFABD" w14:textId="77777777" w:rsidR="00B3756C" w:rsidRPr="0038328E" w:rsidRDefault="00B3756C">
            <w:pPr>
              <w:pStyle w:val="Tablebullet1"/>
              <w:numPr>
                <w:ilvl w:val="0"/>
                <w:numId w:val="0"/>
              </w:numPr>
              <w:rPr>
                <w:rFonts w:ascii="Aptos Narrow" w:hAnsi="Aptos Narrow"/>
                <w:sz w:val="24"/>
                <w:szCs w:val="24"/>
              </w:rPr>
            </w:pPr>
            <w:r w:rsidRPr="00DD1DCF">
              <w:rPr>
                <w:rFonts w:ascii="Aptos Narrow" w:hAnsi="Aptos Narrow"/>
                <w:sz w:val="24"/>
                <w:szCs w:val="24"/>
              </w:rPr>
              <w:t>The MES has standardized identity and access management for new systems, and some applications capture consent from Medicaid applicants and members. However, legacy systems are not yet integrated, consent is not consistently captured across the MES, and revocation still requires manual intervention.</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7330013" w14:textId="77777777" w:rsidR="00B3756C" w:rsidRPr="0038328E" w:rsidRDefault="00B3756C">
            <w:pPr>
              <w:pStyle w:val="Tablebullet1"/>
              <w:numPr>
                <w:ilvl w:val="0"/>
                <w:numId w:val="0"/>
              </w:numPr>
              <w:rPr>
                <w:rFonts w:ascii="Aptos Narrow" w:hAnsi="Aptos Narrow"/>
                <w:sz w:val="24"/>
                <w:szCs w:val="24"/>
              </w:rPr>
            </w:pPr>
            <w:r w:rsidRPr="00D64844">
              <w:rPr>
                <w:rFonts w:ascii="Aptos Narrow" w:hAnsi="Aptos Narrow"/>
                <w:sz w:val="24"/>
                <w:szCs w:val="24"/>
              </w:rPr>
              <w:t>The MES uses centralized identity and access management for most applications with Role-Based Access Control (RBAC), and Medicaid applicant and member consent, preferences, and revocation are collected and auditable within most applications. Coverage is not yet complete across all systems, and access activity is not consistently logged or centrally managed.</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A96A375" w14:textId="77777777" w:rsidR="00B3756C" w:rsidRPr="0038328E" w:rsidRDefault="00B3756C">
            <w:pPr>
              <w:pStyle w:val="Tablebullet1"/>
              <w:numPr>
                <w:ilvl w:val="0"/>
                <w:numId w:val="0"/>
              </w:numPr>
              <w:rPr>
                <w:rFonts w:ascii="Aptos Narrow" w:hAnsi="Aptos Narrow"/>
                <w:sz w:val="24"/>
                <w:szCs w:val="24"/>
              </w:rPr>
            </w:pPr>
            <w:r w:rsidRPr="00DB2472">
              <w:rPr>
                <w:rFonts w:ascii="Aptos Narrow" w:hAnsi="Aptos Narrow"/>
                <w:sz w:val="24"/>
                <w:szCs w:val="24"/>
              </w:rPr>
              <w:t>The MES uses centralized identity and access management with RBAC across all applications, and access activities are logged and auditable. Medicaid applicant and member consent, preferences, and revocation are centrally managed, though they are not yet user-managed or shared across external systems and partner organizations.</w:t>
            </w:r>
          </w:p>
        </w:tc>
        <w:tc>
          <w:tcPr>
            <w:tcW w:w="2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0098F14" w14:textId="77777777" w:rsidR="00B3756C" w:rsidRPr="0038328E" w:rsidRDefault="00B3756C">
            <w:pPr>
              <w:pStyle w:val="Tablebullet1"/>
              <w:numPr>
                <w:ilvl w:val="0"/>
                <w:numId w:val="0"/>
              </w:numPr>
              <w:ind w:left="15" w:hanging="15"/>
              <w:rPr>
                <w:rFonts w:ascii="Aptos Narrow" w:hAnsi="Aptos Narrow"/>
                <w:sz w:val="24"/>
                <w:szCs w:val="24"/>
              </w:rPr>
            </w:pPr>
            <w:r w:rsidRPr="00001D31">
              <w:rPr>
                <w:rFonts w:ascii="Aptos Narrow" w:hAnsi="Aptos Narrow"/>
                <w:sz w:val="24"/>
                <w:szCs w:val="24"/>
              </w:rPr>
              <w:t>The MES integrates identity and access management across internal and external systems and organizations, with continuous improvement and automation governing access decisions. There are no siloed identity stores, no manually tracked consent records, and no barriers to revocation — Medicaid applicant and member consent, preferences, and revocation are user-managed and shared seamlessly across internal and external MES systems and Medicaid organizations.</w:t>
            </w:r>
          </w:p>
        </w:tc>
      </w:tr>
      <w:tr w:rsidR="00B3756C" w:rsidRPr="0038328E" w14:paraId="0BADC621" w14:textId="77777777">
        <w:trPr>
          <w:trHeight w:val="143"/>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08D3FF2" w14:textId="77777777" w:rsidR="00B3756C" w:rsidRPr="00534351" w:rsidRDefault="00B3756C">
            <w:pPr>
              <w:pStyle w:val="TableText"/>
              <w:rPr>
                <w:rFonts w:ascii="Aptos Narrow" w:hAnsi="Aptos Narrow"/>
                <w:b/>
                <w:sz w:val="24"/>
              </w:rPr>
            </w:pPr>
            <w:r w:rsidRPr="00534351">
              <w:rPr>
                <w:rFonts w:ascii="Aptos Narrow" w:hAnsi="Aptos Narrow"/>
                <w:b/>
                <w:sz w:val="24"/>
              </w:rPr>
              <w:t xml:space="preserve">Suggested Documentation </w:t>
            </w:r>
          </w:p>
          <w:p w14:paraId="55DB0E8A" w14:textId="77777777" w:rsidR="00B3756C" w:rsidRPr="00C6217C" w:rsidRDefault="00B3756C">
            <w:pPr>
              <w:pStyle w:val="TableText"/>
              <w:spacing w:before="240"/>
              <w:rPr>
                <w:rFonts w:ascii="Aptos Narrow" w:hAnsi="Aptos Narrow"/>
                <w:b/>
                <w:sz w:val="24"/>
              </w:rPr>
            </w:pPr>
            <w:r w:rsidRPr="0060726D">
              <w:rPr>
                <w:rFonts w:ascii="Aptos Narrow" w:hAnsi="Aptos Narrow"/>
                <w:sz w:val="24"/>
                <w:szCs w:val="24"/>
              </w:rPr>
              <w:t>(Suggested additional documentation builds on prior level)</w:t>
            </w:r>
          </w:p>
        </w:tc>
        <w:tc>
          <w:tcPr>
            <w:tcW w:w="18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FC9A5FD"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Identity Management documentation</w:t>
            </w:r>
          </w:p>
          <w:p w14:paraId="05F1BD4B"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Consent Form documentation</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5F7ACAE"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Identity management, verification, and access request process documentation</w:t>
            </w:r>
          </w:p>
          <w:p w14:paraId="29A85F29"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Revocation Form documentation</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B577A77"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RBAC documentation, identity management architecture diagram</w:t>
            </w:r>
          </w:p>
          <w:p w14:paraId="26020784"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Consent and Revocation workflow diagrams</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6E71617"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Identity management architecture diagram</w:t>
            </w:r>
          </w:p>
          <w:p w14:paraId="5A47409A"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Consent service documentation</w:t>
            </w:r>
          </w:p>
        </w:tc>
        <w:tc>
          <w:tcPr>
            <w:tcW w:w="2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A864263" w14:textId="77777777" w:rsidR="00B3756C" w:rsidRPr="0038328E" w:rsidRDefault="00B3756C" w:rsidP="00B3756C">
            <w:pPr>
              <w:pStyle w:val="Tablebullet1"/>
              <w:numPr>
                <w:ilvl w:val="0"/>
                <w:numId w:val="19"/>
              </w:numPr>
              <w:spacing w:after="0"/>
              <w:ind w:left="177" w:hanging="180"/>
              <w:rPr>
                <w:rFonts w:ascii="Aptos Narrow" w:hAnsi="Aptos Narrow"/>
                <w:sz w:val="24"/>
                <w:szCs w:val="24"/>
              </w:rPr>
            </w:pPr>
            <w:r w:rsidRPr="0038328E">
              <w:rPr>
                <w:rFonts w:ascii="Aptos Narrow" w:hAnsi="Aptos Narrow"/>
                <w:sz w:val="24"/>
                <w:szCs w:val="24"/>
              </w:rPr>
              <w:t>Identity integration diagrams</w:t>
            </w:r>
          </w:p>
        </w:tc>
      </w:tr>
    </w:tbl>
    <w:p w14:paraId="06B0AB47" w14:textId="77777777" w:rsidR="00B079D2" w:rsidRDefault="00B079D2" w:rsidP="00790AB9">
      <w:pPr>
        <w:rPr>
          <w:i/>
          <w:iCs/>
        </w:rPr>
      </w:pPr>
    </w:p>
    <w:p w14:paraId="790A10A5" w14:textId="54555422" w:rsidR="00171515" w:rsidRPr="00171515" w:rsidRDefault="00B079D2" w:rsidP="0008636C">
      <w:pPr>
        <w:pStyle w:val="Heading3"/>
      </w:pPr>
      <w:bookmarkStart w:id="43" w:name="_Toc230872744"/>
      <w:r w:rsidRPr="003F1CF8">
        <w:lastRenderedPageBreak/>
        <w:t xml:space="preserve">Table </w:t>
      </w:r>
      <w:r w:rsidR="00463893">
        <w:t>34</w:t>
      </w:r>
      <w:r w:rsidRPr="003F1CF8">
        <w:t xml:space="preserve">: Aspect </w:t>
      </w:r>
      <w:r>
        <w:t>–</w:t>
      </w:r>
      <w:r w:rsidRPr="003F1CF8">
        <w:t xml:space="preserve"> </w:t>
      </w:r>
      <w:r w:rsidR="00171515" w:rsidRPr="00171515">
        <w:t>Security Protection and Monitoring</w:t>
      </w:r>
      <w:bookmarkEnd w:id="43"/>
    </w:p>
    <w:p w14:paraId="2F766F76" w14:textId="1441ACF4" w:rsidR="00B079D2" w:rsidRDefault="000818CD" w:rsidP="005051E4">
      <w:pPr>
        <w:spacing w:after="0"/>
        <w:rPr>
          <w:i/>
          <w:iCs/>
        </w:rPr>
      </w:pPr>
      <w:r>
        <w:rPr>
          <w:i/>
          <w:iCs/>
        </w:rPr>
        <w:t>Does the MES have security controls, with incident logging and monitoring?</w:t>
      </w:r>
    </w:p>
    <w:tbl>
      <w:tblPr>
        <w:tblW w:w="5409" w:type="pct"/>
        <w:tblLayout w:type="fixed"/>
        <w:tblCellMar>
          <w:left w:w="14" w:type="dxa"/>
          <w:right w:w="14" w:type="dxa"/>
        </w:tblCellMar>
        <w:tblLook w:val="0420" w:firstRow="1" w:lastRow="0" w:firstColumn="0" w:lastColumn="0" w:noHBand="0" w:noVBand="1"/>
        <w:tblCaption w:val="Table 34: Aspect – Security Protection and Monitoring"/>
        <w:tblDescription w:val="Table 34 provides five levels of maturity criteria and suggested documentation for the aspect – Security Protection and Monitoring, within the Technical Architecture (TA) Maturity Criteria."/>
      </w:tblPr>
      <w:tblGrid>
        <w:gridCol w:w="1699"/>
        <w:gridCol w:w="2462"/>
        <w:gridCol w:w="2462"/>
        <w:gridCol w:w="2462"/>
        <w:gridCol w:w="2462"/>
        <w:gridCol w:w="2462"/>
      </w:tblGrid>
      <w:tr w:rsidR="002C75C3" w:rsidRPr="000D78CE" w14:paraId="329C0C8D" w14:textId="77777777" w:rsidTr="0067309E">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1BE8A72" w14:textId="025DD80E"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5D20D5B" w14:textId="00595A03"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CB293BF" w14:textId="3E8AA312"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9DACF11" w14:textId="679EC8B2"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46A05C" w14:textId="518648BA"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282B374"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5: </w:t>
            </w:r>
          </w:p>
          <w:p w14:paraId="2B2B2E4D"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Optimized</w:t>
            </w:r>
          </w:p>
        </w:tc>
      </w:tr>
      <w:tr w:rsidR="00A76CC3" w:rsidRPr="000D78CE" w14:paraId="7EDEEC13" w14:textId="77777777" w:rsidTr="0067309E">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79A4920" w14:textId="05C01EF1" w:rsidR="00A76CC3" w:rsidRPr="00A76CC3" w:rsidRDefault="00A76CC3" w:rsidP="00A76CC3">
            <w:pPr>
              <w:pStyle w:val="TableText"/>
              <w:keepNext/>
              <w:keepLines/>
              <w:rPr>
                <w:rFonts w:ascii="Aptos Narrow" w:hAnsi="Aptos Narrow"/>
                <w:b/>
                <w:sz w:val="24"/>
                <w:szCs w:val="24"/>
              </w:rPr>
            </w:pPr>
            <w:r w:rsidRPr="00A76CC3">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4F42A89" w14:textId="7B95C0C3" w:rsidR="00A76CC3" w:rsidRPr="00A76CC3" w:rsidRDefault="00A76CC3" w:rsidP="00A76CC3">
            <w:pPr>
              <w:pStyle w:val="TableText"/>
              <w:rPr>
                <w:rFonts w:ascii="Aptos Narrow" w:hAnsi="Aptos Narrow"/>
                <w:color w:val="000000"/>
                <w:sz w:val="24"/>
                <w:szCs w:val="24"/>
              </w:rPr>
            </w:pPr>
            <w:r w:rsidRPr="00A76CC3">
              <w:rPr>
                <w:rFonts w:ascii="Aptos Narrow" w:hAnsi="Aptos Narrow"/>
                <w:color w:val="000000"/>
                <w:sz w:val="24"/>
                <w:szCs w:val="24"/>
              </w:rPr>
              <w:t>The MES applies security controls inconsistently across systems, with no enforced standards. Monitoring is limited, alerting is minimal, and there is no centralized visibility into security events, leaving gaps where threats can go undetected.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610C8C7" w14:textId="12352633" w:rsidR="00A76CC3" w:rsidRPr="00A76CC3" w:rsidRDefault="00A76CC3" w:rsidP="00A76CC3">
            <w:pPr>
              <w:pStyle w:val="TableText"/>
              <w:rPr>
                <w:rFonts w:ascii="Aptos Narrow" w:hAnsi="Aptos Narrow"/>
                <w:color w:val="000000"/>
                <w:sz w:val="24"/>
                <w:szCs w:val="24"/>
              </w:rPr>
            </w:pPr>
            <w:r w:rsidRPr="00A76CC3">
              <w:rPr>
                <w:rFonts w:ascii="Aptos Narrow" w:hAnsi="Aptos Narrow"/>
                <w:color w:val="000000"/>
                <w:sz w:val="24"/>
                <w:szCs w:val="24"/>
              </w:rPr>
              <w:t>The MES has security controls defined and partially implemented across applications. Monitoring exists but alerts are reviewed manually, with no automation, no consistent coverage across all systems, and no formal process for measuring control effectiveness.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CF32933" w14:textId="092F1639" w:rsidR="00A76CC3" w:rsidRPr="00A76CC3" w:rsidRDefault="00A76CC3" w:rsidP="00A76CC3">
            <w:pPr>
              <w:pStyle w:val="TableText"/>
              <w:rPr>
                <w:rFonts w:ascii="Aptos Narrow" w:hAnsi="Aptos Narrow"/>
                <w:sz w:val="24"/>
                <w:szCs w:val="24"/>
              </w:rPr>
            </w:pPr>
            <w:r w:rsidRPr="00A76CC3">
              <w:rPr>
                <w:rFonts w:ascii="Aptos Narrow" w:hAnsi="Aptos Narrow"/>
                <w:sz w:val="24"/>
                <w:szCs w:val="24"/>
              </w:rPr>
              <w:t>The MES has security controls implemented across Medicaid applications, with data encrypted in transit and at rest, and monitoring and logs reviewed on a regular cadence. Reviews are not yet automated, auditing is not continuous, and incident detection still depends on manual analysis.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7805821" w14:textId="0BD7618F" w:rsidR="00A76CC3" w:rsidRPr="00A76CC3" w:rsidRDefault="00A76CC3" w:rsidP="00A76CC3">
            <w:pPr>
              <w:pStyle w:val="TableText"/>
              <w:rPr>
                <w:rFonts w:ascii="Aptos Narrow" w:hAnsi="Aptos Narrow"/>
                <w:sz w:val="24"/>
                <w:szCs w:val="24"/>
              </w:rPr>
            </w:pPr>
            <w:r w:rsidRPr="00A76CC3">
              <w:rPr>
                <w:rFonts w:ascii="Aptos Narrow" w:hAnsi="Aptos Narrow"/>
                <w:sz w:val="24"/>
                <w:szCs w:val="24"/>
              </w:rPr>
              <w:t>The MES has consistently implemented security controls with regular auditing, automated control checks, and automated alerting on security events and incidents. Controls are not yet continuously optimized, validation against evolving threats is periodic rather than ongoing, and the program is not yet positioned to exceed baseline regulatory expectations.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1C1B239" w14:textId="33400810" w:rsidR="00A76CC3" w:rsidRPr="00A76CC3" w:rsidRDefault="00A76CC3" w:rsidP="00A76CC3">
            <w:pPr>
              <w:pStyle w:val="TableText"/>
              <w:rPr>
                <w:rFonts w:ascii="Aptos Narrow" w:hAnsi="Aptos Narrow"/>
                <w:sz w:val="24"/>
                <w:szCs w:val="24"/>
              </w:rPr>
            </w:pPr>
            <w:r w:rsidRPr="00A76CC3">
              <w:rPr>
                <w:rFonts w:ascii="Aptos Narrow" w:hAnsi="Aptos Narrow"/>
                <w:sz w:val="24"/>
                <w:szCs w:val="24"/>
              </w:rPr>
              <w:t>The MES has security controls that are continuously optimized, audited, and validated, with monitoring fully supporting compliance and audit readiness. There are no unmonitored systems, no unreviewed controls, and no reactive-only processes — the security posture is proactive, evidence-based, and consistently exceeds federal and state regulatory expectations.</w:t>
            </w:r>
          </w:p>
        </w:tc>
      </w:tr>
      <w:tr w:rsidR="006336AD" w:rsidRPr="005703D5" w14:paraId="79E69969" w14:textId="77777777" w:rsidTr="0067309E">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0C45679" w14:textId="77777777" w:rsidR="00923D87" w:rsidRDefault="00923D87" w:rsidP="006336AD">
            <w:pPr>
              <w:pStyle w:val="TableText"/>
              <w:rPr>
                <w:rFonts w:ascii="Aptos Narrow" w:hAnsi="Aptos Narrow"/>
                <w:b/>
                <w:sz w:val="24"/>
                <w:szCs w:val="24"/>
              </w:rPr>
            </w:pPr>
            <w:r>
              <w:rPr>
                <w:rFonts w:ascii="Aptos Narrow" w:hAnsi="Aptos Narrow"/>
                <w:b/>
                <w:sz w:val="24"/>
                <w:szCs w:val="24"/>
              </w:rPr>
              <w:t xml:space="preserve">Suggested Documentation </w:t>
            </w:r>
          </w:p>
          <w:p w14:paraId="1B773AF6" w14:textId="3DBBBC8A" w:rsidR="00923D87" w:rsidRDefault="00DE0A35" w:rsidP="00730C1A">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49E6584" w14:textId="4DC3273A"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Security controls documentation</w:t>
            </w:r>
          </w:p>
          <w:p w14:paraId="481DB01B" w14:textId="48AAB748"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Security Monitoring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B18C377" w14:textId="610CE10D"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Security process documentation</w:t>
            </w:r>
          </w:p>
          <w:p w14:paraId="35F9D340" w14:textId="4290B4F3"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Monitoring, Logging, and Alerting guidelines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82FB854" w14:textId="77777777"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Security diagrams</w:t>
            </w:r>
          </w:p>
          <w:p w14:paraId="206771EE" w14:textId="7BA92CD2"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Security control inventory</w:t>
            </w:r>
          </w:p>
          <w:p w14:paraId="179F7968" w14:textId="77777777"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Audit process</w:t>
            </w:r>
          </w:p>
          <w:p w14:paraId="4C2A171D" w14:textId="0745EC96"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Logging/Alerting Rules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0AE18E6" w14:textId="1625D852"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Security control monitoring logs</w:t>
            </w:r>
          </w:p>
          <w:p w14:paraId="05C59DB6" w14:textId="2BC27861"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Test Planning and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EC2DA7E" w14:textId="6EFD4769"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Security control inventory and monitoring logs</w:t>
            </w:r>
          </w:p>
          <w:p w14:paraId="0940115C" w14:textId="64C366AD" w:rsidR="006336AD" w:rsidRPr="006336AD" w:rsidRDefault="006336AD" w:rsidP="00E43EE1">
            <w:pPr>
              <w:pStyle w:val="Tablebullet1"/>
              <w:numPr>
                <w:ilvl w:val="0"/>
                <w:numId w:val="19"/>
              </w:numPr>
              <w:spacing w:after="0"/>
              <w:ind w:left="177" w:hanging="180"/>
              <w:rPr>
                <w:rFonts w:ascii="Aptos Narrow" w:hAnsi="Aptos Narrow"/>
                <w:sz w:val="24"/>
                <w:szCs w:val="24"/>
              </w:rPr>
            </w:pPr>
            <w:r w:rsidRPr="006336AD">
              <w:rPr>
                <w:rFonts w:ascii="Aptos Narrow" w:hAnsi="Aptos Narrow"/>
                <w:sz w:val="24"/>
                <w:szCs w:val="24"/>
              </w:rPr>
              <w:t>Metrics and Reporting</w:t>
            </w:r>
          </w:p>
        </w:tc>
      </w:tr>
    </w:tbl>
    <w:p w14:paraId="224A07D4" w14:textId="77777777" w:rsidR="00730C1A" w:rsidRDefault="00730C1A">
      <w:pPr>
        <w:rPr>
          <w:rFonts w:eastAsiaTheme="majorEastAsia" w:cstheme="majorBidi"/>
          <w:color w:val="0F4761" w:themeColor="accent1" w:themeShade="BF"/>
          <w:sz w:val="28"/>
          <w:szCs w:val="28"/>
        </w:rPr>
      </w:pPr>
      <w:r>
        <w:br w:type="page"/>
      </w:r>
    </w:p>
    <w:p w14:paraId="17466DE0" w14:textId="1FB5F378" w:rsidR="00B12CC0" w:rsidRPr="00B12CC0" w:rsidRDefault="00F16298" w:rsidP="0008636C">
      <w:pPr>
        <w:pStyle w:val="Heading3"/>
      </w:pPr>
      <w:bookmarkStart w:id="44" w:name="_Toc230872745"/>
      <w:r w:rsidRPr="003F1CF8">
        <w:lastRenderedPageBreak/>
        <w:t xml:space="preserve">Table </w:t>
      </w:r>
      <w:r w:rsidR="00463893">
        <w:t>35</w:t>
      </w:r>
      <w:r w:rsidRPr="003F1CF8">
        <w:t xml:space="preserve">: Aspect </w:t>
      </w:r>
      <w:r>
        <w:t>–</w:t>
      </w:r>
      <w:r w:rsidRPr="003F1CF8">
        <w:t xml:space="preserve"> </w:t>
      </w:r>
      <w:r w:rsidR="00B12CC0" w:rsidRPr="00B12CC0">
        <w:t>System Operations and Monitoring</w:t>
      </w:r>
      <w:bookmarkEnd w:id="44"/>
    </w:p>
    <w:p w14:paraId="69167BC6" w14:textId="10C6FC40" w:rsidR="00F16298" w:rsidRDefault="00875CAE" w:rsidP="0034512D">
      <w:pPr>
        <w:spacing w:after="0"/>
        <w:rPr>
          <w:i/>
          <w:iCs/>
        </w:rPr>
      </w:pPr>
      <w:r w:rsidRPr="001E3C99">
        <w:rPr>
          <w:i/>
          <w:iCs/>
        </w:rPr>
        <w:t xml:space="preserve">Does the MES have </w:t>
      </w:r>
      <w:r w:rsidR="00A4681E">
        <w:rPr>
          <w:i/>
          <w:iCs/>
        </w:rPr>
        <w:t>SOPs</w:t>
      </w:r>
      <w:r>
        <w:rPr>
          <w:i/>
          <w:iCs/>
        </w:rPr>
        <w:t xml:space="preserve"> and performance</w:t>
      </w:r>
      <w:r w:rsidR="009E6588">
        <w:rPr>
          <w:i/>
          <w:iCs/>
        </w:rPr>
        <w:t xml:space="preserve"> </w:t>
      </w:r>
      <w:r>
        <w:rPr>
          <w:i/>
          <w:iCs/>
        </w:rPr>
        <w:t>monitoring?</w:t>
      </w:r>
    </w:p>
    <w:tbl>
      <w:tblPr>
        <w:tblW w:w="5408" w:type="pct"/>
        <w:tblLayout w:type="fixed"/>
        <w:tblCellMar>
          <w:left w:w="14" w:type="dxa"/>
          <w:right w:w="14" w:type="dxa"/>
        </w:tblCellMar>
        <w:tblLook w:val="0420" w:firstRow="1" w:lastRow="0" w:firstColumn="0" w:lastColumn="0" w:noHBand="0" w:noVBand="1"/>
      </w:tblPr>
      <w:tblGrid>
        <w:gridCol w:w="1697"/>
        <w:gridCol w:w="2462"/>
        <w:gridCol w:w="2462"/>
        <w:gridCol w:w="2462"/>
        <w:gridCol w:w="2462"/>
        <w:gridCol w:w="2462"/>
      </w:tblGrid>
      <w:tr w:rsidR="00BA0E98" w:rsidRPr="00C63E1A" w14:paraId="1DE720B9" w14:textId="77777777">
        <w:trPr>
          <w:trHeight w:val="446"/>
          <w:tblHeader/>
        </w:trPr>
        <w:tc>
          <w:tcPr>
            <w:tcW w:w="16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2F1695FB" w14:textId="6D1983AF" w:rsidR="00BA0E98" w:rsidRPr="00017EA2"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10848E49" w14:textId="77777777" w:rsidR="00BA0E98" w:rsidRPr="00017EA2"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485340AA" w14:textId="77777777" w:rsidR="00BA0E98" w:rsidRPr="00C63E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3CE491CD" w14:textId="77777777" w:rsidR="00BA0E98" w:rsidRPr="00C63E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27BA295C" w14:textId="77777777" w:rsidR="00BA0E98" w:rsidRPr="00C63E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2BD177A1" w14:textId="77777777" w:rsidR="00BA0E98" w:rsidRPr="00C63E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5: Optimized</w:t>
            </w:r>
          </w:p>
        </w:tc>
      </w:tr>
      <w:tr w:rsidR="00BA0E98" w:rsidRPr="00C63E1A" w14:paraId="26D207A6" w14:textId="77777777">
        <w:trPr>
          <w:trHeight w:val="1328"/>
        </w:trPr>
        <w:tc>
          <w:tcPr>
            <w:tcW w:w="1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6DF2CC1" w14:textId="378BB589" w:rsidR="00BA0E98" w:rsidRDefault="00BA0E98">
            <w:pPr>
              <w:pStyle w:val="TableText"/>
              <w:rPr>
                <w:rFonts w:ascii="Aptos Narrow" w:hAnsi="Aptos Narrow"/>
                <w:b/>
                <w:sz w:val="24"/>
                <w:szCs w:val="24"/>
              </w:rPr>
            </w:pPr>
            <w:r w:rsidRPr="00A76CC3">
              <w:rPr>
                <w:rFonts w:ascii="Aptos Narrow" w:hAnsi="Aptos Narrow"/>
                <w:b/>
                <w:sz w:val="24"/>
                <w:szCs w:val="24"/>
              </w:rPr>
              <w:t>Maturity Criteri</w:t>
            </w:r>
            <w:r w:rsidR="00B127EA">
              <w:rPr>
                <w:rFonts w:ascii="Aptos Narrow" w:hAnsi="Aptos Narrow"/>
                <w:b/>
                <w:sz w:val="24"/>
                <w:szCs w:val="24"/>
              </w:rPr>
              <w:t>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AC4AFE4" w14:textId="77777777" w:rsidR="00BA0E98" w:rsidRPr="00C63E1A" w:rsidRDefault="00BA0E98">
            <w:pPr>
              <w:pStyle w:val="Tablebullet1"/>
              <w:numPr>
                <w:ilvl w:val="0"/>
                <w:numId w:val="0"/>
              </w:numPr>
              <w:rPr>
                <w:rFonts w:ascii="Aptos Narrow" w:hAnsi="Aptos Narrow"/>
                <w:sz w:val="24"/>
                <w:szCs w:val="24"/>
              </w:rPr>
            </w:pPr>
            <w:r w:rsidRPr="008E1CC6">
              <w:rPr>
                <w:rFonts w:ascii="Aptos Narrow" w:hAnsi="Aptos Narrow"/>
                <w:sz w:val="24"/>
                <w:szCs w:val="24"/>
              </w:rPr>
              <w:t>The MES is operated manually with limited documentation, and system logs are reviewed reactively for performance issues. There are no defined procedures, no monitoring standards, and no proactive alerting, leaving operations dependent on individual knowledge.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69CBE7A" w14:textId="77777777" w:rsidR="00BA0E98" w:rsidRPr="00C63E1A" w:rsidRDefault="00BA0E98">
            <w:pPr>
              <w:pStyle w:val="Tablebullet1"/>
              <w:numPr>
                <w:ilvl w:val="0"/>
                <w:numId w:val="0"/>
              </w:numPr>
              <w:rPr>
                <w:rFonts w:ascii="Aptos Narrow" w:hAnsi="Aptos Narrow"/>
                <w:sz w:val="24"/>
                <w:szCs w:val="24"/>
              </w:rPr>
            </w:pPr>
            <w:r w:rsidRPr="00D46F52">
              <w:rPr>
                <w:rFonts w:ascii="Aptos Narrow" w:hAnsi="Aptos Narrow"/>
                <w:sz w:val="24"/>
                <w:szCs w:val="24"/>
              </w:rPr>
              <w:t>The MES is operated manually with partial documentation of processes and procedures, and basic guidelines exist for monitoring performance. Procedures are not yet consistently followed, service levels are not formally defined, and monitoring is not tied to automated alerting.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64449E1" w14:textId="77777777" w:rsidR="00BA0E98" w:rsidRPr="00C63E1A" w:rsidRDefault="00BA0E98">
            <w:pPr>
              <w:pStyle w:val="Tablebullet1"/>
              <w:numPr>
                <w:ilvl w:val="0"/>
                <w:numId w:val="0"/>
              </w:numPr>
              <w:rPr>
                <w:rFonts w:ascii="Aptos Narrow" w:hAnsi="Aptos Narrow"/>
                <w:sz w:val="24"/>
                <w:szCs w:val="24"/>
              </w:rPr>
            </w:pPr>
            <w:r w:rsidRPr="00BA2145">
              <w:rPr>
                <w:rFonts w:ascii="Aptos Narrow" w:hAnsi="Aptos Narrow"/>
                <w:sz w:val="24"/>
                <w:szCs w:val="24"/>
              </w:rPr>
              <w:t xml:space="preserve">The MES operates according to documented internal procedures with defined </w:t>
            </w:r>
            <w:r>
              <w:rPr>
                <w:rFonts w:ascii="Aptos Narrow" w:hAnsi="Aptos Narrow"/>
                <w:sz w:val="24"/>
                <w:szCs w:val="24"/>
              </w:rPr>
              <w:t>SLAs</w:t>
            </w:r>
            <w:r w:rsidRPr="00BA2145">
              <w:rPr>
                <w:rFonts w:ascii="Aptos Narrow" w:hAnsi="Aptos Narrow"/>
                <w:sz w:val="24"/>
                <w:szCs w:val="24"/>
              </w:rPr>
              <w:t>, and monitoring and alerting cover application performance and health. Procedures are internally defined rather than aligned to industry standards, automation is limited, and alerting is not yet integrated with broader systems operations.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4D3045F" w14:textId="77777777" w:rsidR="00BA0E98" w:rsidRPr="00C63E1A" w:rsidRDefault="00BA0E98">
            <w:pPr>
              <w:pStyle w:val="Tablebullet1"/>
              <w:numPr>
                <w:ilvl w:val="0"/>
                <w:numId w:val="0"/>
              </w:numPr>
              <w:rPr>
                <w:rFonts w:ascii="Aptos Narrow" w:hAnsi="Aptos Narrow"/>
                <w:sz w:val="24"/>
                <w:szCs w:val="24"/>
              </w:rPr>
            </w:pPr>
            <w:r w:rsidRPr="00660B66">
              <w:rPr>
                <w:rFonts w:ascii="Aptos Narrow" w:hAnsi="Aptos Narrow"/>
                <w:sz w:val="24"/>
                <w:szCs w:val="24"/>
              </w:rPr>
              <w:t>The MES operates following industry-standard processes, with automation applied where feasible and monitoring and alerting integrated with systems operations. Performance is not yet benchmarked against external standards, continuous improvement is not formalized, and analytics across operational data are not centralized.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E5B7CDD" w14:textId="77777777" w:rsidR="00BA0E98" w:rsidRPr="00C63E1A" w:rsidRDefault="00BA0E98">
            <w:pPr>
              <w:pStyle w:val="Tablebullet1"/>
              <w:numPr>
                <w:ilvl w:val="0"/>
                <w:numId w:val="0"/>
              </w:numPr>
              <w:rPr>
                <w:rFonts w:ascii="Aptos Narrow" w:hAnsi="Aptos Narrow"/>
                <w:sz w:val="24"/>
                <w:szCs w:val="24"/>
              </w:rPr>
            </w:pPr>
            <w:r w:rsidRPr="009D7D40">
              <w:rPr>
                <w:rFonts w:ascii="Aptos Narrow" w:hAnsi="Aptos Narrow"/>
                <w:sz w:val="24"/>
                <w:szCs w:val="24"/>
              </w:rPr>
              <w:t>The MES operations are benchmarked against industry standards and continuously improved, with centralized monitoring and alerting analytics providing a unified view of application performance and health. There are no undocumented procedures, no manual operations where automation is feasible, and no siloed monitoring — operations are proactive, data-driven, and continuously refined.</w:t>
            </w:r>
          </w:p>
        </w:tc>
      </w:tr>
    </w:tbl>
    <w:p w14:paraId="279D2DD1" w14:textId="77777777" w:rsidR="00BA0E98" w:rsidRDefault="00BA0E98">
      <w:pPr>
        <w:rPr>
          <w:i/>
          <w:iCs/>
        </w:rPr>
      </w:pPr>
      <w:r>
        <w:rPr>
          <w:i/>
          <w:iCs/>
        </w:rPr>
        <w:br w:type="page"/>
      </w:r>
    </w:p>
    <w:tbl>
      <w:tblPr>
        <w:tblW w:w="5408" w:type="pct"/>
        <w:tblLayout w:type="fixed"/>
        <w:tblCellMar>
          <w:left w:w="14" w:type="dxa"/>
          <w:right w:w="14" w:type="dxa"/>
        </w:tblCellMar>
        <w:tblLook w:val="0420" w:firstRow="1" w:lastRow="0" w:firstColumn="0" w:lastColumn="0" w:noHBand="0" w:noVBand="1"/>
        <w:tblCaption w:val="Table 35: Aspect – Security Operations and Monitoring (continued)"/>
        <w:tblDescription w:val="Table 35 (continued) provides five levels of maturity criteria and suggested documentation for the aspect – Security Operations and Monitoring, within the Technical Architecture (TA) Maturity Criteria."/>
      </w:tblPr>
      <w:tblGrid>
        <w:gridCol w:w="1450"/>
        <w:gridCol w:w="2092"/>
        <w:gridCol w:w="2093"/>
        <w:gridCol w:w="2093"/>
        <w:gridCol w:w="2093"/>
        <w:gridCol w:w="2093"/>
        <w:gridCol w:w="2093"/>
      </w:tblGrid>
      <w:tr w:rsidR="00017EA2" w:rsidRPr="006E7D1A" w14:paraId="6BC0EA0A" w14:textId="77777777" w:rsidTr="00BB7ED5">
        <w:trPr>
          <w:trHeight w:val="446"/>
          <w:tblHeader/>
        </w:trPr>
        <w:tc>
          <w:tcPr>
            <w:tcW w:w="16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2DD554F8" w14:textId="04940B95" w:rsidR="00017EA2" w:rsidRPr="00017EA2" w:rsidRDefault="00702704" w:rsidP="00017EA2">
            <w:pPr>
              <w:pStyle w:val="TableColumnHeading"/>
              <w:keepNext/>
              <w:keepLines/>
              <w:spacing w:before="60" w:after="60"/>
              <w:rPr>
                <w:rFonts w:ascii="Aptos Narrow" w:hAnsi="Aptos Narrow"/>
                <w:sz w:val="24"/>
                <w:szCs w:val="24"/>
              </w:rPr>
            </w:pPr>
            <w:r>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6C298801" w14:textId="7CCE23F7" w:rsidR="00017EA2" w:rsidRPr="00017EA2"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10538D5F" w14:textId="4362DD53" w:rsidR="00017EA2" w:rsidRPr="00C63E1A" w:rsidRDefault="00017EA2" w:rsidP="00BB7ED5">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7063247D" w14:textId="42D188F3" w:rsidR="00017EA2" w:rsidRPr="00C63E1A"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267BCB58" w14:textId="7B7FBD46" w:rsidR="00017EA2" w:rsidRPr="00C63E1A"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7634B33A" w14:textId="3623A691" w:rsidR="00017EA2" w:rsidRPr="00C63E1A" w:rsidRDefault="00017EA2" w:rsidP="00BB7ED5">
            <w:pPr>
              <w:pStyle w:val="TableColumnHeading"/>
              <w:keepNext/>
              <w:keepLines/>
              <w:spacing w:before="60" w:after="60"/>
              <w:rPr>
                <w:rFonts w:ascii="Aptos Narrow" w:hAnsi="Aptos Narrow"/>
                <w:sz w:val="24"/>
                <w:szCs w:val="24"/>
              </w:rPr>
            </w:pPr>
            <w:r w:rsidRPr="006E7D1A">
              <w:rPr>
                <w:rFonts w:ascii="Aptos Narrow" w:hAnsi="Aptos Narrow"/>
                <w:sz w:val="24"/>
                <w:szCs w:val="24"/>
              </w:rPr>
              <w:t>Level 5: Optimized</w:t>
            </w:r>
          </w:p>
        </w:tc>
      </w:tr>
      <w:tr w:rsidR="00330227" w:rsidRPr="006E7D1A" w14:paraId="0B912629" w14:textId="77777777" w:rsidTr="00BB7ED5">
        <w:trPr>
          <w:gridAfter w:val="1"/>
          <w:wAfter w:w="236" w:type="dxa"/>
          <w:trHeight w:val="1328"/>
        </w:trPr>
        <w:tc>
          <w:tcPr>
            <w:tcW w:w="1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478C1D6" w14:textId="77777777" w:rsidR="00923D87" w:rsidRDefault="00923D87" w:rsidP="00C63E1A">
            <w:pPr>
              <w:pStyle w:val="TableText"/>
              <w:rPr>
                <w:rFonts w:ascii="Aptos Narrow" w:hAnsi="Aptos Narrow"/>
                <w:b/>
                <w:sz w:val="24"/>
                <w:szCs w:val="24"/>
              </w:rPr>
            </w:pPr>
            <w:r>
              <w:rPr>
                <w:rFonts w:ascii="Aptos Narrow" w:hAnsi="Aptos Narrow"/>
                <w:b/>
                <w:sz w:val="24"/>
                <w:szCs w:val="24"/>
              </w:rPr>
              <w:t xml:space="preserve">Suggested Documentation </w:t>
            </w:r>
          </w:p>
          <w:p w14:paraId="64C07191" w14:textId="4F0E18FE" w:rsidR="00923D87" w:rsidRDefault="00DE0A35" w:rsidP="0043424F">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4BF9261"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System Operations Documentation</w:t>
            </w:r>
          </w:p>
          <w:p w14:paraId="23B1EC13" w14:textId="4895A89C" w:rsidR="00923D87" w:rsidRDefault="00017EA2" w:rsidP="0043424F">
            <w:pPr>
              <w:pStyle w:val="Tablebullet1"/>
              <w:rPr>
                <w:rFonts w:ascii="Aptos Narrow" w:hAnsi="Aptos Narrow"/>
                <w:b/>
                <w:sz w:val="24"/>
                <w:szCs w:val="24"/>
              </w:rPr>
            </w:pPr>
            <w:r w:rsidRPr="00C63E1A">
              <w:rPr>
                <w:rFonts w:ascii="Aptos Narrow" w:hAnsi="Aptos Narrow"/>
                <w:sz w:val="24"/>
                <w:szCs w:val="24"/>
              </w:rPr>
              <w:t>Logs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5B24B7F" w14:textId="00B98434" w:rsidR="00C63E1A" w:rsidRPr="00C63E1A" w:rsidRDefault="00017EA2" w:rsidP="00C63E1A">
            <w:pPr>
              <w:pStyle w:val="Tablebullet1"/>
              <w:rPr>
                <w:rFonts w:ascii="Aptos Narrow" w:hAnsi="Aptos Narrow"/>
                <w:sz w:val="24"/>
                <w:szCs w:val="24"/>
              </w:rPr>
            </w:pPr>
            <w:r w:rsidRPr="00C63E1A">
              <w:rPr>
                <w:rFonts w:ascii="Aptos Narrow" w:hAnsi="Aptos Narrow"/>
                <w:sz w:val="24"/>
                <w:szCs w:val="24"/>
              </w:rPr>
              <w:t>Monitoring guidance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811628E"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System operations documentation, SLAs with metrics</w:t>
            </w:r>
          </w:p>
          <w:p w14:paraId="140718BD" w14:textId="7DFECD1B" w:rsidR="00C63E1A" w:rsidRPr="00C63E1A" w:rsidRDefault="00017EA2" w:rsidP="00C63E1A">
            <w:pPr>
              <w:pStyle w:val="Tablebullet1"/>
              <w:rPr>
                <w:rFonts w:ascii="Aptos Narrow" w:hAnsi="Aptos Narrow"/>
                <w:sz w:val="24"/>
                <w:szCs w:val="24"/>
              </w:rPr>
            </w:pPr>
            <w:r w:rsidRPr="00C63E1A">
              <w:rPr>
                <w:rFonts w:ascii="Aptos Narrow" w:hAnsi="Aptos Narrow"/>
                <w:sz w:val="24"/>
                <w:szCs w:val="24"/>
              </w:rPr>
              <w:t>Monitoring and alerting rules, documentation, and diagrams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A0F9CBD" w14:textId="50600D1F" w:rsidR="0025469B" w:rsidRPr="00087DDF" w:rsidRDefault="0025469B" w:rsidP="0025469B">
            <w:pPr>
              <w:pStyle w:val="Tablebullet1"/>
              <w:rPr>
                <w:rFonts w:ascii="Aptos Narrow" w:hAnsi="Aptos Narrow"/>
                <w:sz w:val="24"/>
                <w:szCs w:val="24"/>
              </w:rPr>
            </w:pPr>
            <w:r w:rsidRPr="00087DDF">
              <w:rPr>
                <w:rFonts w:ascii="Aptos Narrow" w:hAnsi="Aptos Narrow"/>
                <w:sz w:val="24"/>
                <w:szCs w:val="24"/>
              </w:rPr>
              <w:t xml:space="preserve">Documentation showing operations align with industry-standard processes </w:t>
            </w:r>
          </w:p>
          <w:p w14:paraId="43FCE89C" w14:textId="3ED82E97" w:rsidR="0025469B" w:rsidRPr="00087DDF" w:rsidRDefault="0025469B" w:rsidP="0025469B">
            <w:pPr>
              <w:pStyle w:val="Tablebullet1"/>
              <w:rPr>
                <w:rFonts w:ascii="Aptos Narrow" w:hAnsi="Aptos Narrow"/>
                <w:sz w:val="24"/>
                <w:szCs w:val="24"/>
              </w:rPr>
            </w:pPr>
            <w:r w:rsidRPr="00087DDF">
              <w:rPr>
                <w:rFonts w:ascii="Aptos Narrow" w:hAnsi="Aptos Narrow"/>
                <w:sz w:val="24"/>
                <w:szCs w:val="24"/>
              </w:rPr>
              <w:t xml:space="preserve"> Automation and operational procedure documentation </w:t>
            </w:r>
          </w:p>
          <w:p w14:paraId="58747C84" w14:textId="2835BE1B" w:rsidR="0025469B" w:rsidRPr="00087DDF" w:rsidRDefault="0025469B" w:rsidP="00BB7ED5">
            <w:pPr>
              <w:pStyle w:val="Tablebullet1"/>
              <w:spacing w:before="240"/>
              <w:rPr>
                <w:rFonts w:ascii="Aptos Narrow" w:hAnsi="Aptos Narrow"/>
                <w:sz w:val="24"/>
                <w:szCs w:val="24"/>
              </w:rPr>
            </w:pPr>
            <w:r w:rsidRPr="00087DDF">
              <w:rPr>
                <w:rFonts w:ascii="Aptos Narrow" w:hAnsi="Aptos Narrow"/>
                <w:sz w:val="24"/>
                <w:szCs w:val="24"/>
              </w:rPr>
              <w:t xml:space="preserve">Documentation of monitoring and alerting integrated with systems operations </w:t>
            </w:r>
          </w:p>
          <w:p w14:paraId="07D9B79D" w14:textId="44AFCEC8" w:rsidR="0025469B" w:rsidRPr="00087DDF" w:rsidRDefault="0025469B" w:rsidP="0025469B">
            <w:pPr>
              <w:pStyle w:val="Tablebullet1"/>
              <w:rPr>
                <w:rFonts w:ascii="Aptos Narrow" w:hAnsi="Aptos Narrow"/>
                <w:sz w:val="24"/>
                <w:szCs w:val="24"/>
              </w:rPr>
            </w:pPr>
            <w:r w:rsidRPr="00087DDF">
              <w:rPr>
                <w:rFonts w:ascii="Aptos Narrow" w:hAnsi="Aptos Narrow"/>
                <w:sz w:val="24"/>
                <w:szCs w:val="24"/>
              </w:rPr>
              <w:t xml:space="preserve"> Incident and event response procedures </w:t>
            </w:r>
          </w:p>
          <w:p w14:paraId="6F4CB6B7" w14:textId="6EAB46BD" w:rsidR="00C63E1A" w:rsidRPr="00C63E1A" w:rsidRDefault="0025469B" w:rsidP="00C63E1A">
            <w:pPr>
              <w:pStyle w:val="Tablebullet1"/>
              <w:rPr>
                <w:rFonts w:ascii="Aptos Narrow" w:hAnsi="Aptos Narrow"/>
                <w:sz w:val="24"/>
                <w:szCs w:val="24"/>
              </w:rPr>
            </w:pPr>
            <w:r w:rsidRPr="0025469B">
              <w:rPr>
                <w:rFonts w:ascii="Aptos Narrow" w:hAnsi="Aptos Narrow"/>
                <w:sz w:val="24"/>
                <w:szCs w:val="24"/>
              </w:rPr>
              <w:t xml:space="preserve"> SLA performance reports</w:t>
            </w:r>
            <w:r>
              <w:rPr>
                <w:rFonts w:ascii="Aptos Narrow" w:hAnsi="Aptos Narrow"/>
                <w:sz w:val="24"/>
                <w:szCs w:val="24"/>
              </w:rPr>
              <w:br/>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83DC826" w14:textId="77777777" w:rsidR="004F275A" w:rsidRDefault="009D6CBF" w:rsidP="004F275A">
            <w:pPr>
              <w:pStyle w:val="Tablebullet1"/>
              <w:rPr>
                <w:rFonts w:asciiTheme="majorHAnsi" w:hAnsiTheme="majorHAnsi"/>
                <w:sz w:val="24"/>
                <w:szCs w:val="24"/>
              </w:rPr>
            </w:pPr>
            <w:r w:rsidRPr="004F275A">
              <w:rPr>
                <w:rFonts w:asciiTheme="majorHAnsi" w:hAnsiTheme="majorHAnsi"/>
                <w:sz w:val="24"/>
                <w:szCs w:val="24"/>
              </w:rPr>
              <w:t xml:space="preserve">Benchmarking documentation against industry standards </w:t>
            </w:r>
          </w:p>
          <w:p w14:paraId="760DE304" w14:textId="55F1CC77" w:rsidR="004F275A" w:rsidRPr="004F275A" w:rsidRDefault="009D6CBF" w:rsidP="004F275A">
            <w:pPr>
              <w:pStyle w:val="Tablebullet1"/>
              <w:rPr>
                <w:rFonts w:asciiTheme="majorHAnsi" w:hAnsiTheme="majorHAnsi"/>
                <w:sz w:val="24"/>
                <w:szCs w:val="24"/>
              </w:rPr>
            </w:pPr>
            <w:r w:rsidRPr="004F275A">
              <w:rPr>
                <w:rFonts w:asciiTheme="majorHAnsi" w:hAnsiTheme="majorHAnsi"/>
                <w:sz w:val="24"/>
                <w:szCs w:val="24"/>
              </w:rPr>
              <w:t xml:space="preserve">Continuous improvement records </w:t>
            </w:r>
          </w:p>
          <w:p w14:paraId="0CE11EC9" w14:textId="5F37ADA8" w:rsidR="009D6CBF" w:rsidRPr="004F275A" w:rsidRDefault="009D6CBF" w:rsidP="004F275A">
            <w:pPr>
              <w:pStyle w:val="Tablebullet1"/>
              <w:rPr>
                <w:rFonts w:asciiTheme="majorHAnsi" w:hAnsiTheme="majorHAnsi"/>
                <w:sz w:val="24"/>
                <w:szCs w:val="24"/>
              </w:rPr>
            </w:pPr>
            <w:r w:rsidRPr="004F275A">
              <w:rPr>
                <w:rFonts w:asciiTheme="majorHAnsi" w:hAnsiTheme="majorHAnsi"/>
                <w:sz w:val="24"/>
                <w:szCs w:val="24"/>
              </w:rPr>
              <w:t xml:space="preserve">Centralized operational analytics for performance and health </w:t>
            </w:r>
          </w:p>
          <w:p w14:paraId="06C91477" w14:textId="639A5FC7" w:rsidR="009D6CBF" w:rsidRPr="00087DDF" w:rsidRDefault="009D6CBF" w:rsidP="007B5617">
            <w:pPr>
              <w:pStyle w:val="Tablebullet1"/>
              <w:rPr>
                <w:rFonts w:asciiTheme="majorHAnsi" w:hAnsiTheme="majorHAnsi"/>
                <w:sz w:val="24"/>
                <w:szCs w:val="24"/>
              </w:rPr>
            </w:pPr>
            <w:r w:rsidRPr="00087DDF">
              <w:rPr>
                <w:rFonts w:asciiTheme="majorHAnsi" w:hAnsiTheme="majorHAnsi"/>
                <w:sz w:val="24"/>
                <w:szCs w:val="24"/>
              </w:rPr>
              <w:t>Performance and capacity trend reporting</w:t>
            </w:r>
          </w:p>
          <w:p w14:paraId="59FD11D5"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System operations documentation with SLA and metrics</w:t>
            </w:r>
          </w:p>
          <w:p w14:paraId="6D0A8330" w14:textId="5CA1FA3C" w:rsidR="00C63E1A" w:rsidRPr="00C63E1A" w:rsidRDefault="00C63E1A" w:rsidP="00C63E1A">
            <w:pPr>
              <w:pStyle w:val="Tablebullet1"/>
              <w:rPr>
                <w:rFonts w:ascii="Aptos Narrow" w:hAnsi="Aptos Narrow"/>
                <w:sz w:val="24"/>
                <w:szCs w:val="24"/>
              </w:rPr>
            </w:pPr>
            <w:r w:rsidRPr="00C63E1A">
              <w:rPr>
                <w:rFonts w:ascii="Aptos Narrow" w:hAnsi="Aptos Narrow"/>
                <w:sz w:val="24"/>
                <w:szCs w:val="24"/>
              </w:rPr>
              <w:t>Monitoring and alerting rules, documentation, and diagrams</w:t>
            </w:r>
          </w:p>
        </w:tc>
      </w:tr>
    </w:tbl>
    <w:p w14:paraId="4A027869" w14:textId="77777777" w:rsidR="00BA0E98" w:rsidRDefault="00BA0E98">
      <w:pPr>
        <w:rPr>
          <w:i/>
          <w:iCs/>
        </w:rPr>
      </w:pPr>
      <w:r>
        <w:rPr>
          <w:i/>
          <w:iCs/>
        </w:rPr>
        <w:br w:type="page"/>
      </w:r>
    </w:p>
    <w:p w14:paraId="30344C74" w14:textId="69B89D1B" w:rsidR="00E14C27" w:rsidRPr="00E14C27" w:rsidRDefault="00875CAE" w:rsidP="0008636C">
      <w:pPr>
        <w:pStyle w:val="Heading3"/>
      </w:pPr>
      <w:bookmarkStart w:id="45" w:name="_Toc230872746"/>
      <w:r w:rsidRPr="003F1CF8">
        <w:lastRenderedPageBreak/>
        <w:t xml:space="preserve">Table </w:t>
      </w:r>
      <w:r w:rsidR="00B15805">
        <w:t>36</w:t>
      </w:r>
      <w:r w:rsidRPr="003F1CF8">
        <w:t xml:space="preserve">: Aspect </w:t>
      </w:r>
      <w:r>
        <w:t>–</w:t>
      </w:r>
      <w:r w:rsidRPr="003F1CF8">
        <w:t xml:space="preserve"> </w:t>
      </w:r>
      <w:r w:rsidR="00E14C27" w:rsidRPr="00E14C27">
        <w:t>Development, Testing, Release and Security Compliance</w:t>
      </w:r>
      <w:bookmarkEnd w:id="45"/>
      <w:r w:rsidR="00E14C27" w:rsidRPr="00E14C27">
        <w:t xml:space="preserve"> </w:t>
      </w:r>
    </w:p>
    <w:p w14:paraId="474AB20B" w14:textId="5CFF4077" w:rsidR="00875CAE" w:rsidRDefault="00612710" w:rsidP="00790AB9">
      <w:pPr>
        <w:rPr>
          <w:i/>
          <w:iCs/>
        </w:rPr>
      </w:pPr>
      <w:r w:rsidRPr="00B21197">
        <w:rPr>
          <w:i/>
          <w:iCs/>
        </w:rPr>
        <w:t>Does the MES have centralized source and script management with testing and security reviews?</w:t>
      </w:r>
    </w:p>
    <w:tbl>
      <w:tblPr>
        <w:tblW w:w="5409" w:type="pct"/>
        <w:tblLayout w:type="fixed"/>
        <w:tblCellMar>
          <w:left w:w="14" w:type="dxa"/>
          <w:right w:w="14" w:type="dxa"/>
        </w:tblCellMar>
        <w:tblLook w:val="0420" w:firstRow="1" w:lastRow="0" w:firstColumn="0" w:lastColumn="0" w:noHBand="0" w:noVBand="1"/>
      </w:tblPr>
      <w:tblGrid>
        <w:gridCol w:w="1699"/>
        <w:gridCol w:w="2462"/>
        <w:gridCol w:w="2462"/>
        <w:gridCol w:w="2462"/>
        <w:gridCol w:w="2462"/>
        <w:gridCol w:w="2462"/>
      </w:tblGrid>
      <w:tr w:rsidR="00BA0E98" w:rsidRPr="006E7D1A" w14:paraId="5548CAE2" w14:textId="77777777">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D58ABAB" w14:textId="41A82C79" w:rsidR="00BA0E98" w:rsidRPr="006E7D1A"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DBE85A2" w14:textId="77777777" w:rsidR="00BA0E98" w:rsidRPr="006E7D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1194868" w14:textId="77777777" w:rsidR="00BA0E98" w:rsidRPr="006E7D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1FB8C3B" w14:textId="77777777" w:rsidR="00BA0E98" w:rsidRPr="006E7D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A3F9418" w14:textId="77777777" w:rsidR="00BA0E98" w:rsidRPr="006E7D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4211C56" w14:textId="77777777" w:rsidR="00BA0E98" w:rsidRPr="006E7D1A" w:rsidRDefault="00BA0E98">
            <w:pPr>
              <w:pStyle w:val="TableColumnHeading"/>
              <w:keepNext/>
              <w:keepLines/>
              <w:spacing w:before="60" w:after="60"/>
              <w:rPr>
                <w:rFonts w:ascii="Aptos Narrow" w:hAnsi="Aptos Narrow"/>
                <w:sz w:val="24"/>
                <w:szCs w:val="24"/>
              </w:rPr>
            </w:pPr>
            <w:r w:rsidRPr="006E7D1A">
              <w:rPr>
                <w:rFonts w:ascii="Aptos Narrow" w:hAnsi="Aptos Narrow"/>
                <w:sz w:val="24"/>
                <w:szCs w:val="24"/>
              </w:rPr>
              <w:t>Level 5: Optimized</w:t>
            </w:r>
          </w:p>
        </w:tc>
      </w:tr>
      <w:tr w:rsidR="00BA0E98" w:rsidRPr="0067309E" w14:paraId="16AB8F1F" w14:textId="77777777">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49C306B" w14:textId="227096D6" w:rsidR="00BA0E98" w:rsidRPr="0067309E" w:rsidRDefault="00BA0E98">
            <w:pPr>
              <w:pStyle w:val="TableText"/>
              <w:keepNext/>
              <w:keepLines/>
              <w:rPr>
                <w:rFonts w:ascii="Aptos Narrow" w:hAnsi="Aptos Narrow"/>
                <w:b/>
                <w:sz w:val="24"/>
                <w:szCs w:val="24"/>
              </w:rPr>
            </w:pPr>
            <w:r w:rsidRPr="0067309E">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6FA5D6C" w14:textId="77777777" w:rsidR="00BA0E98" w:rsidRPr="0067309E" w:rsidRDefault="00BA0E98">
            <w:pPr>
              <w:pStyle w:val="TableText"/>
              <w:rPr>
                <w:rFonts w:ascii="Aptos Narrow" w:hAnsi="Aptos Narrow"/>
                <w:color w:val="000000"/>
                <w:sz w:val="24"/>
                <w:szCs w:val="24"/>
              </w:rPr>
            </w:pPr>
            <w:r w:rsidRPr="0067309E">
              <w:rPr>
                <w:rFonts w:ascii="Aptos Narrow" w:hAnsi="Aptos Narrow"/>
                <w:color w:val="000000"/>
                <w:sz w:val="24"/>
                <w:szCs w:val="24"/>
              </w:rPr>
              <w:t xml:space="preserve">The MES has no version control of source code or scripts, testing is performed manually, and security compliance checks are limited or absent. </w:t>
            </w:r>
            <w:r w:rsidRPr="009123FD">
              <w:rPr>
                <w:rFonts w:ascii="Aptos Narrow" w:hAnsi="Aptos Narrow"/>
                <w:color w:val="000000"/>
                <w:sz w:val="24"/>
                <w:szCs w:val="24"/>
              </w:rPr>
              <w:t>Changes are released infrequently as large, all-at-once updates, with no traceability, no iterative delivery, and no feedback loop between development and the people who use the system.</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DDEEF4B" w14:textId="77777777" w:rsidR="00BA0E98" w:rsidRPr="0067309E" w:rsidRDefault="00BA0E98">
            <w:pPr>
              <w:pStyle w:val="TableText"/>
              <w:rPr>
                <w:rFonts w:ascii="Aptos Narrow" w:hAnsi="Aptos Narrow"/>
                <w:color w:val="000000"/>
                <w:sz w:val="24"/>
                <w:szCs w:val="24"/>
              </w:rPr>
            </w:pPr>
            <w:r w:rsidRPr="0067309E">
              <w:rPr>
                <w:rFonts w:ascii="Aptos Narrow" w:hAnsi="Aptos Narrow"/>
                <w:color w:val="000000"/>
                <w:sz w:val="24"/>
                <w:szCs w:val="24"/>
              </w:rPr>
              <w:t xml:space="preserve">The MES has basic version control of source code and scripts, releases and testing follow checklists, and security compliance reviews are performed manually. </w:t>
            </w:r>
            <w:r w:rsidRPr="005870B9">
              <w:rPr>
                <w:rFonts w:ascii="Aptos Narrow" w:hAnsi="Aptos Narrow"/>
                <w:color w:val="000000"/>
                <w:sz w:val="24"/>
                <w:szCs w:val="24"/>
              </w:rPr>
              <w:t>Changes are still integrated and released in large, infrequent batches, testing is not automated, and slow feedback cycles limit the team's ability to deliver and adjust incrementally.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C8F0223" w14:textId="77777777" w:rsidR="00BA0E98" w:rsidRPr="0067309E" w:rsidRDefault="00BA0E98">
            <w:pPr>
              <w:pStyle w:val="TableText"/>
              <w:rPr>
                <w:rFonts w:ascii="Aptos Narrow" w:hAnsi="Aptos Narrow"/>
                <w:sz w:val="24"/>
                <w:szCs w:val="24"/>
              </w:rPr>
            </w:pPr>
            <w:r w:rsidRPr="0067309E">
              <w:rPr>
                <w:rFonts w:ascii="Aptos Narrow" w:hAnsi="Aptos Narrow"/>
                <w:sz w:val="24"/>
                <w:szCs w:val="24"/>
              </w:rPr>
              <w:t xml:space="preserve">The MES has standardized version control </w:t>
            </w:r>
            <w:r w:rsidRPr="00BA7898">
              <w:rPr>
                <w:rFonts w:ascii="Aptos Narrow" w:hAnsi="Aptos Narrow"/>
                <w:sz w:val="24"/>
                <w:szCs w:val="24"/>
              </w:rPr>
              <w:t xml:space="preserve">with </w:t>
            </w:r>
            <w:r w:rsidRPr="0067309E">
              <w:rPr>
                <w:rFonts w:ascii="Aptos Narrow" w:hAnsi="Aptos Narrow"/>
                <w:sz w:val="24"/>
                <w:szCs w:val="24"/>
              </w:rPr>
              <w:t xml:space="preserve">pre-production environments </w:t>
            </w:r>
            <w:r w:rsidRPr="00BA7898">
              <w:rPr>
                <w:rFonts w:ascii="Aptos Narrow" w:hAnsi="Aptos Narrow"/>
                <w:sz w:val="24"/>
                <w:szCs w:val="24"/>
              </w:rPr>
              <w:t>and documented</w:t>
            </w:r>
            <w:r w:rsidRPr="0067309E">
              <w:rPr>
                <w:rFonts w:ascii="Aptos Narrow" w:hAnsi="Aptos Narrow"/>
                <w:sz w:val="24"/>
                <w:szCs w:val="24"/>
              </w:rPr>
              <w:t xml:space="preserve"> release</w:t>
            </w:r>
            <w:r w:rsidRPr="00BA7898">
              <w:rPr>
                <w:rFonts w:ascii="Aptos Narrow" w:hAnsi="Aptos Narrow"/>
                <w:sz w:val="24"/>
                <w:szCs w:val="24"/>
              </w:rPr>
              <w:t xml:space="preserve">, </w:t>
            </w:r>
            <w:r w:rsidRPr="0067309E">
              <w:rPr>
                <w:rFonts w:ascii="Aptos Narrow" w:hAnsi="Aptos Narrow"/>
                <w:sz w:val="24"/>
                <w:szCs w:val="24"/>
              </w:rPr>
              <w:t xml:space="preserve">testing, and security </w:t>
            </w:r>
            <w:r w:rsidRPr="00BA7898">
              <w:rPr>
                <w:rFonts w:ascii="Aptos Narrow" w:hAnsi="Aptos Narrow"/>
                <w:sz w:val="24"/>
                <w:szCs w:val="24"/>
              </w:rPr>
              <w:t>review procedures. Developers integrate changes into</w:t>
            </w:r>
            <w:r w:rsidRPr="0067309E">
              <w:rPr>
                <w:rFonts w:ascii="Aptos Narrow" w:hAnsi="Aptos Narrow"/>
                <w:sz w:val="24"/>
                <w:szCs w:val="24"/>
              </w:rPr>
              <w:t xml:space="preserve"> a </w:t>
            </w:r>
            <w:r w:rsidRPr="00BA7898">
              <w:rPr>
                <w:rFonts w:ascii="Aptos Narrow" w:hAnsi="Aptos Narrow"/>
                <w:sz w:val="24"/>
                <w:szCs w:val="24"/>
              </w:rPr>
              <w:t>shared codebase on a regular cadence and deliver work in smaller increments, though integration and testing are not yet automated, batch sizes remain larger than ideal, and feedback to teams is not yet fast or continuous.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551D627" w14:textId="77777777" w:rsidR="00BA0E98" w:rsidRPr="0067309E" w:rsidRDefault="00BA0E98">
            <w:pPr>
              <w:pStyle w:val="TableText"/>
              <w:rPr>
                <w:rFonts w:ascii="Aptos Narrow" w:hAnsi="Aptos Narrow"/>
                <w:sz w:val="24"/>
                <w:szCs w:val="24"/>
              </w:rPr>
            </w:pPr>
            <w:r w:rsidRPr="0067309E">
              <w:rPr>
                <w:rFonts w:ascii="Aptos Narrow" w:hAnsi="Aptos Narrow"/>
                <w:sz w:val="24"/>
                <w:szCs w:val="24"/>
              </w:rPr>
              <w:t xml:space="preserve">The MES has centralized version control with automated </w:t>
            </w:r>
            <w:r w:rsidRPr="00EC7585">
              <w:rPr>
                <w:rFonts w:ascii="Aptos Narrow" w:hAnsi="Aptos Narrow"/>
                <w:sz w:val="24"/>
                <w:szCs w:val="24"/>
              </w:rPr>
              <w:t xml:space="preserve">build, testing, and release pipelines </w:t>
            </w:r>
            <w:r w:rsidRPr="0067309E">
              <w:rPr>
                <w:rFonts w:ascii="Aptos Narrow" w:hAnsi="Aptos Narrow"/>
                <w:sz w:val="24"/>
                <w:szCs w:val="24"/>
              </w:rPr>
              <w:t xml:space="preserve">across pre-production environments, and security reviews </w:t>
            </w:r>
            <w:r w:rsidRPr="00EC7585">
              <w:rPr>
                <w:rFonts w:ascii="Aptos Narrow" w:hAnsi="Aptos Narrow"/>
                <w:sz w:val="24"/>
                <w:szCs w:val="24"/>
              </w:rPr>
              <w:t xml:space="preserve">are </w:t>
            </w:r>
            <w:r w:rsidRPr="0067309E">
              <w:rPr>
                <w:rFonts w:ascii="Aptos Narrow" w:hAnsi="Aptos Narrow"/>
                <w:sz w:val="24"/>
                <w:szCs w:val="24"/>
              </w:rPr>
              <w:t xml:space="preserve">integrated into release planning. </w:t>
            </w:r>
            <w:r w:rsidRPr="00EC7585">
              <w:rPr>
                <w:rFonts w:ascii="Aptos Narrow" w:hAnsi="Aptos Narrow"/>
                <w:sz w:val="24"/>
                <w:szCs w:val="24"/>
              </w:rPr>
              <w:t>Small, incremental changes are delivered on a regular cadence with automated regression testing providing fast feedback to teams. Releases to production</w:t>
            </w:r>
            <w:r w:rsidRPr="0067309E">
              <w:rPr>
                <w:rFonts w:ascii="Aptos Narrow" w:hAnsi="Aptos Narrow"/>
                <w:sz w:val="24"/>
                <w:szCs w:val="24"/>
              </w:rPr>
              <w:t xml:space="preserve"> are not yet continuous, </w:t>
            </w:r>
            <w:r w:rsidRPr="00EC7585">
              <w:rPr>
                <w:rFonts w:ascii="Aptos Narrow" w:hAnsi="Aptos Narrow"/>
                <w:sz w:val="24"/>
                <w:szCs w:val="24"/>
              </w:rPr>
              <w:t xml:space="preserve">and </w:t>
            </w:r>
            <w:r w:rsidRPr="0067309E">
              <w:rPr>
                <w:rFonts w:ascii="Aptos Narrow" w:hAnsi="Aptos Narrow"/>
                <w:sz w:val="24"/>
                <w:szCs w:val="24"/>
              </w:rPr>
              <w:t xml:space="preserve">post-release monitoring is not </w:t>
            </w:r>
            <w:r w:rsidRPr="00EC7585">
              <w:rPr>
                <w:rFonts w:ascii="Aptos Narrow" w:hAnsi="Aptos Narrow"/>
                <w:sz w:val="24"/>
                <w:szCs w:val="24"/>
              </w:rPr>
              <w:t>yet</w:t>
            </w:r>
            <w:r w:rsidRPr="0067309E">
              <w:rPr>
                <w:rFonts w:ascii="Aptos Narrow" w:hAnsi="Aptos Narrow"/>
                <w:sz w:val="24"/>
                <w:szCs w:val="24"/>
              </w:rPr>
              <w:t xml:space="preserve"> ongoing.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F915D0D" w14:textId="77777777" w:rsidR="00BA0E98" w:rsidRPr="0067309E" w:rsidRDefault="00BA0E98">
            <w:pPr>
              <w:pStyle w:val="TableText"/>
              <w:rPr>
                <w:rFonts w:ascii="Aptos Narrow" w:hAnsi="Aptos Narrow"/>
                <w:sz w:val="24"/>
                <w:szCs w:val="24"/>
              </w:rPr>
            </w:pPr>
            <w:r w:rsidRPr="0067309E">
              <w:rPr>
                <w:rFonts w:ascii="Aptos Narrow" w:hAnsi="Aptos Narrow"/>
                <w:sz w:val="24"/>
                <w:szCs w:val="24"/>
              </w:rPr>
              <w:t xml:space="preserve">The MES has fully automated source code and script management with continuous </w:t>
            </w:r>
            <w:r w:rsidRPr="00555A78">
              <w:rPr>
                <w:rFonts w:ascii="Aptos Narrow" w:hAnsi="Aptos Narrow"/>
                <w:sz w:val="24"/>
                <w:szCs w:val="24"/>
              </w:rPr>
              <w:t>integration and continuous delivery</w:t>
            </w:r>
            <w:r w:rsidRPr="0067309E">
              <w:rPr>
                <w:rFonts w:ascii="Aptos Narrow" w:hAnsi="Aptos Narrow"/>
                <w:sz w:val="24"/>
                <w:szCs w:val="24"/>
              </w:rPr>
              <w:t xml:space="preserve"> across pre-production and production environments, monitored deployments, and continuous security and compliance validation. </w:t>
            </w:r>
            <w:r w:rsidRPr="00555A78">
              <w:rPr>
                <w:rFonts w:ascii="Aptos Narrow" w:hAnsi="Aptos Narrow"/>
                <w:sz w:val="24"/>
                <w:szCs w:val="24"/>
              </w:rPr>
              <w:t xml:space="preserve">The pipeline supports rapid, iterative response to changing requirements with little to no manual intervention. </w:t>
            </w:r>
            <w:r w:rsidRPr="0067309E">
              <w:rPr>
                <w:rFonts w:ascii="Aptos Narrow" w:hAnsi="Aptos Narrow"/>
                <w:sz w:val="24"/>
                <w:szCs w:val="24"/>
              </w:rPr>
              <w:t xml:space="preserve">There are no </w:t>
            </w:r>
            <w:r w:rsidRPr="00555A78">
              <w:rPr>
                <w:rFonts w:ascii="Aptos Narrow" w:hAnsi="Aptos Narrow"/>
                <w:sz w:val="24"/>
                <w:szCs w:val="24"/>
              </w:rPr>
              <w:t xml:space="preserve">large-batch releases, </w:t>
            </w:r>
            <w:r>
              <w:rPr>
                <w:rFonts w:ascii="Aptos Narrow" w:hAnsi="Aptos Narrow"/>
                <w:sz w:val="24"/>
                <w:szCs w:val="24"/>
              </w:rPr>
              <w:t xml:space="preserve">and </w:t>
            </w:r>
            <w:r w:rsidRPr="00555A78">
              <w:rPr>
                <w:rFonts w:ascii="Aptos Narrow" w:hAnsi="Aptos Narrow"/>
                <w:sz w:val="24"/>
                <w:szCs w:val="24"/>
              </w:rPr>
              <w:t xml:space="preserve">no </w:t>
            </w:r>
            <w:r w:rsidRPr="0067309E">
              <w:rPr>
                <w:rFonts w:ascii="Aptos Narrow" w:hAnsi="Aptos Narrow"/>
                <w:sz w:val="24"/>
                <w:szCs w:val="24"/>
              </w:rPr>
              <w:t xml:space="preserve">untested changes reaching production— development </w:t>
            </w:r>
            <w:r w:rsidRPr="00555A78">
              <w:rPr>
                <w:rFonts w:ascii="Aptos Narrow" w:hAnsi="Aptos Narrow"/>
                <w:sz w:val="24"/>
                <w:szCs w:val="24"/>
              </w:rPr>
              <w:t>operates</w:t>
            </w:r>
            <w:r w:rsidRPr="0067309E">
              <w:rPr>
                <w:rFonts w:ascii="Aptos Narrow" w:hAnsi="Aptos Narrow"/>
                <w:sz w:val="24"/>
                <w:szCs w:val="24"/>
              </w:rPr>
              <w:t xml:space="preserve"> as a continuous, </w:t>
            </w:r>
            <w:r w:rsidRPr="00555A78">
              <w:rPr>
                <w:rFonts w:ascii="Aptos Narrow" w:hAnsi="Aptos Narrow"/>
                <w:sz w:val="24"/>
                <w:szCs w:val="24"/>
              </w:rPr>
              <w:t>feedback-driven</w:t>
            </w:r>
            <w:r w:rsidRPr="0067309E">
              <w:rPr>
                <w:rFonts w:ascii="Aptos Narrow" w:hAnsi="Aptos Narrow"/>
                <w:sz w:val="24"/>
                <w:szCs w:val="24"/>
              </w:rPr>
              <w:t>, and secure pipeline.</w:t>
            </w:r>
          </w:p>
        </w:tc>
      </w:tr>
    </w:tbl>
    <w:p w14:paraId="6B8DFF86" w14:textId="77777777" w:rsidR="00BA0E98" w:rsidRDefault="00BA0E98">
      <w:pPr>
        <w:rPr>
          <w:i/>
          <w:iCs/>
        </w:rPr>
      </w:pPr>
      <w:r>
        <w:rPr>
          <w:i/>
          <w:iCs/>
        </w:rPr>
        <w:br w:type="page"/>
      </w:r>
    </w:p>
    <w:tbl>
      <w:tblPr>
        <w:tblW w:w="5409" w:type="pct"/>
        <w:tblLayout w:type="fixed"/>
        <w:tblCellMar>
          <w:left w:w="14" w:type="dxa"/>
          <w:right w:w="14" w:type="dxa"/>
        </w:tblCellMar>
        <w:tblLook w:val="0420" w:firstRow="1" w:lastRow="0" w:firstColumn="0" w:lastColumn="0" w:noHBand="0" w:noVBand="1"/>
        <w:tblCaption w:val="Table 35: Aspect – Development, Testing, Release and Security Compliance (Continued)"/>
        <w:tblDescription w:val="Table 36 (continued) provides five levels of maturity criteria and suggested documentation for the aspect – Development, Testing, Release and Security Compliance, within the Technical Architecture (TA) Maturity Criteria."/>
      </w:tblPr>
      <w:tblGrid>
        <w:gridCol w:w="1699"/>
        <w:gridCol w:w="2462"/>
        <w:gridCol w:w="2462"/>
        <w:gridCol w:w="2462"/>
        <w:gridCol w:w="2462"/>
        <w:gridCol w:w="2462"/>
      </w:tblGrid>
      <w:tr w:rsidR="00790AB9" w:rsidRPr="000D78CE" w14:paraId="54E70F4E" w14:textId="77777777" w:rsidTr="00BA0E98">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CF5DFA" w14:textId="1A37A7A2"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5538D5" w14:textId="1C6EB130"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41D69F3" w14:textId="2DA136FC"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7768224" w14:textId="1CC73ED6"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86B8A5F" w14:textId="22C267B1"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6E75CFC" w14:textId="532B80BF"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5: Optimized</w:t>
            </w:r>
          </w:p>
        </w:tc>
      </w:tr>
      <w:tr w:rsidR="00B72B1B" w:rsidRPr="005703D5" w14:paraId="1C2A8CA1" w14:textId="77777777" w:rsidTr="00BA0E98">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8B0750B" w14:textId="77777777" w:rsidR="00923D87" w:rsidRDefault="00923D87" w:rsidP="00B72B1B">
            <w:pPr>
              <w:pStyle w:val="TableText"/>
              <w:rPr>
                <w:rFonts w:ascii="Aptos Narrow" w:hAnsi="Aptos Narrow"/>
                <w:b/>
                <w:sz w:val="24"/>
                <w:szCs w:val="24"/>
              </w:rPr>
            </w:pPr>
            <w:r>
              <w:rPr>
                <w:rFonts w:ascii="Aptos Narrow" w:hAnsi="Aptos Narrow"/>
                <w:b/>
                <w:sz w:val="24"/>
                <w:szCs w:val="24"/>
              </w:rPr>
              <w:t xml:space="preserve">Suggested Documentation </w:t>
            </w:r>
          </w:p>
          <w:p w14:paraId="3F1AB9E0" w14:textId="237D8A28" w:rsidR="00923D87" w:rsidRDefault="00DE0A35" w:rsidP="00BA0E98">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A0C6C92" w14:textId="041EE9F6"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Development and configuration procedures</w:t>
            </w:r>
          </w:p>
          <w:p w14:paraId="49AE16F2" w14:textId="3D3061A6"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Testing process documentation</w:t>
            </w:r>
          </w:p>
          <w:p w14:paraId="36B33022" w14:textId="7B09ACA0" w:rsidR="007B69DF" w:rsidRPr="00AE0564" w:rsidRDefault="007B69DF" w:rsidP="007B69DF">
            <w:pPr>
              <w:pStyle w:val="Tablebullet1"/>
              <w:rPr>
                <w:rFonts w:ascii="Aptos Narrow" w:hAnsi="Aptos Narrow"/>
                <w:sz w:val="24"/>
                <w:szCs w:val="24"/>
              </w:rPr>
            </w:pPr>
            <w:r w:rsidRPr="00AE0564">
              <w:rPr>
                <w:rFonts w:ascii="Aptos Narrow" w:hAnsi="Aptos Narrow"/>
                <w:sz w:val="24"/>
                <w:szCs w:val="24"/>
              </w:rPr>
              <w:t>Secure coding standards</w:t>
            </w:r>
          </w:p>
          <w:p w14:paraId="7F59A561" w14:textId="3B38DA76" w:rsidR="00B72B1B" w:rsidRPr="00B72B1B" w:rsidRDefault="007B69DF" w:rsidP="00B72B1B">
            <w:pPr>
              <w:pStyle w:val="Tablebullet1"/>
              <w:rPr>
                <w:rFonts w:ascii="Aptos Narrow" w:hAnsi="Aptos Narrow"/>
                <w:sz w:val="24"/>
                <w:szCs w:val="24"/>
              </w:rPr>
            </w:pPr>
            <w:r w:rsidRPr="004E60D5">
              <w:rPr>
                <w:rFonts w:ascii="Aptos Narrow" w:hAnsi="Aptos Narrow"/>
                <w:sz w:val="24"/>
                <w:szCs w:val="24"/>
              </w:rPr>
              <w:t xml:space="preserve">Security review </w:t>
            </w:r>
            <w:r w:rsidRPr="007B69DF">
              <w:rPr>
                <w:rFonts w:ascii="Aptos Narrow" w:hAnsi="Aptos Narrow"/>
                <w:sz w:val="24"/>
                <w:szCs w:val="24"/>
              </w:rPr>
              <w:t>checklist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A07E730" w14:textId="701BF16C"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Testing checklists</w:t>
            </w:r>
          </w:p>
          <w:p w14:paraId="5C3CDF59" w14:textId="48EE1156" w:rsidR="005F6475" w:rsidRPr="00087DDF" w:rsidRDefault="005F6475" w:rsidP="005F6475">
            <w:pPr>
              <w:pStyle w:val="Tablebullet1"/>
              <w:rPr>
                <w:rFonts w:ascii="Aptos Narrow" w:hAnsi="Aptos Narrow"/>
                <w:sz w:val="24"/>
                <w:szCs w:val="24"/>
              </w:rPr>
            </w:pPr>
            <w:r w:rsidRPr="00087DDF">
              <w:rPr>
                <w:rFonts w:ascii="Aptos Narrow" w:hAnsi="Aptos Narrow"/>
                <w:sz w:val="24"/>
                <w:szCs w:val="24"/>
              </w:rPr>
              <w:t>Release checklists</w:t>
            </w:r>
          </w:p>
          <w:p w14:paraId="2D2A86BB" w14:textId="1CDC19BB" w:rsidR="00B72B1B" w:rsidRPr="00B72B1B" w:rsidRDefault="00E91DC8" w:rsidP="00B72B1B">
            <w:pPr>
              <w:pStyle w:val="Tablebullet1"/>
              <w:rPr>
                <w:rFonts w:ascii="Aptos Narrow" w:hAnsi="Aptos Narrow"/>
                <w:sz w:val="24"/>
                <w:szCs w:val="24"/>
              </w:rPr>
            </w:pPr>
            <w:r>
              <w:rPr>
                <w:rFonts w:ascii="Aptos Narrow" w:hAnsi="Aptos Narrow"/>
                <w:sz w:val="24"/>
                <w:szCs w:val="24"/>
              </w:rPr>
              <w:t>R</w:t>
            </w:r>
            <w:r w:rsidR="00B72B1B" w:rsidRPr="00B72B1B">
              <w:rPr>
                <w:rFonts w:ascii="Aptos Narrow" w:hAnsi="Aptos Narrow"/>
                <w:sz w:val="24"/>
                <w:szCs w:val="24"/>
              </w:rPr>
              <w:t>ecords from prior application security testing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6ECDB3C" w14:textId="37FB90C8" w:rsidR="00235D68" w:rsidRPr="00C2649D" w:rsidRDefault="00235D68" w:rsidP="00087DDF">
            <w:pPr>
              <w:pStyle w:val="Tablebullet1"/>
              <w:rPr>
                <w:rFonts w:ascii="Aptos Narrow" w:hAnsi="Aptos Narrow"/>
                <w:sz w:val="24"/>
                <w:szCs w:val="24"/>
              </w:rPr>
            </w:pPr>
            <w:r w:rsidRPr="00C2649D">
              <w:rPr>
                <w:rFonts w:ascii="Aptos Narrow" w:hAnsi="Aptos Narrow"/>
                <w:sz w:val="24"/>
                <w:szCs w:val="24"/>
              </w:rPr>
              <w:t>Environment architecture and diagrams</w:t>
            </w:r>
          </w:p>
          <w:p w14:paraId="77A373E5" w14:textId="358B31A0" w:rsidR="00235D68" w:rsidRPr="00C2649D" w:rsidRDefault="00235D68" w:rsidP="00235D68">
            <w:pPr>
              <w:pStyle w:val="Tablebullet1"/>
              <w:rPr>
                <w:rFonts w:ascii="Aptos Narrow" w:hAnsi="Aptos Narrow"/>
                <w:sz w:val="24"/>
                <w:szCs w:val="24"/>
              </w:rPr>
            </w:pPr>
            <w:r w:rsidRPr="00C2649D">
              <w:rPr>
                <w:rFonts w:ascii="Aptos Narrow" w:hAnsi="Aptos Narrow"/>
                <w:sz w:val="24"/>
                <w:szCs w:val="24"/>
              </w:rPr>
              <w:t>Standardized release and testing process documentation</w:t>
            </w:r>
          </w:p>
          <w:p w14:paraId="54A215FF" w14:textId="31022EE0" w:rsidR="00235D68" w:rsidRPr="00C2649D" w:rsidRDefault="00235D68" w:rsidP="00235D68">
            <w:pPr>
              <w:pStyle w:val="Tablebullet1"/>
              <w:rPr>
                <w:rFonts w:ascii="Aptos Narrow" w:hAnsi="Aptos Narrow"/>
                <w:sz w:val="24"/>
                <w:szCs w:val="24"/>
              </w:rPr>
            </w:pPr>
            <w:r w:rsidRPr="00C2649D">
              <w:rPr>
                <w:rFonts w:ascii="Aptos Narrow" w:hAnsi="Aptos Narrow"/>
                <w:sz w:val="24"/>
                <w:szCs w:val="24"/>
              </w:rPr>
              <w:t>Version control / branching and integration strategy documentation</w:t>
            </w:r>
          </w:p>
          <w:p w14:paraId="537F7D96" w14:textId="3550CB0D" w:rsidR="00B72B1B" w:rsidRPr="00B72B1B" w:rsidRDefault="00235D68" w:rsidP="00B72B1B">
            <w:pPr>
              <w:pStyle w:val="Tablebullet1"/>
              <w:rPr>
                <w:rFonts w:ascii="Aptos Narrow" w:hAnsi="Aptos Narrow"/>
                <w:sz w:val="24"/>
                <w:szCs w:val="24"/>
              </w:rPr>
            </w:pPr>
            <w:r w:rsidRPr="00235D68">
              <w:rPr>
                <w:rFonts w:ascii="Aptos Narrow" w:hAnsi="Aptos Narrow"/>
                <w:sz w:val="24"/>
                <w:szCs w:val="24"/>
              </w:rPr>
              <w:t>Standardized security review process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417B29" w14:textId="5397E5F6" w:rsidR="00A07EDD" w:rsidRPr="00AE0564" w:rsidRDefault="00A07EDD" w:rsidP="00A07EDD">
            <w:pPr>
              <w:pStyle w:val="Tablebullet1"/>
              <w:rPr>
                <w:rFonts w:ascii="Aptos Narrow" w:hAnsi="Aptos Narrow"/>
                <w:sz w:val="24"/>
                <w:szCs w:val="24"/>
              </w:rPr>
            </w:pPr>
            <w:r w:rsidRPr="00AE0564">
              <w:rPr>
                <w:rFonts w:ascii="Aptos Narrow" w:hAnsi="Aptos Narrow"/>
                <w:sz w:val="24"/>
                <w:szCs w:val="24"/>
              </w:rPr>
              <w:t>Automated release workflow / pipeline configuration documentation</w:t>
            </w:r>
          </w:p>
          <w:p w14:paraId="5B1E984E" w14:textId="46E4D3A3" w:rsidR="00A07EDD" w:rsidRPr="00AE0564" w:rsidRDefault="00A07EDD" w:rsidP="00A07EDD">
            <w:pPr>
              <w:pStyle w:val="Tablebullet1"/>
              <w:rPr>
                <w:rFonts w:ascii="Aptos Narrow" w:hAnsi="Aptos Narrow"/>
                <w:sz w:val="24"/>
                <w:szCs w:val="24"/>
              </w:rPr>
            </w:pPr>
            <w:r w:rsidRPr="00AE0564">
              <w:rPr>
                <w:rFonts w:ascii="Aptos Narrow" w:hAnsi="Aptos Narrow"/>
                <w:sz w:val="24"/>
                <w:szCs w:val="24"/>
              </w:rPr>
              <w:t>Automated test coverage and regression results</w:t>
            </w:r>
          </w:p>
          <w:p w14:paraId="3FC5BBF5" w14:textId="3BCD1D2B" w:rsidR="00A07EDD" w:rsidRPr="00AE0564" w:rsidRDefault="00A07EDD" w:rsidP="00A07EDD">
            <w:pPr>
              <w:pStyle w:val="Tablebullet1"/>
              <w:rPr>
                <w:rFonts w:ascii="Aptos Narrow" w:hAnsi="Aptos Narrow"/>
                <w:sz w:val="24"/>
                <w:szCs w:val="24"/>
              </w:rPr>
            </w:pPr>
            <w:r w:rsidRPr="00AE0564">
              <w:rPr>
                <w:rFonts w:ascii="Aptos Narrow" w:hAnsi="Aptos Narrow"/>
                <w:sz w:val="24"/>
                <w:szCs w:val="24"/>
              </w:rPr>
              <w:t>Release cadence and testing metrics</w:t>
            </w:r>
          </w:p>
          <w:p w14:paraId="318BFFA5" w14:textId="42D3CBC9" w:rsidR="00B72B1B" w:rsidRPr="00B72B1B" w:rsidRDefault="00A07EDD" w:rsidP="00B72B1B">
            <w:pPr>
              <w:pStyle w:val="Tablebullet1"/>
              <w:rPr>
                <w:rFonts w:ascii="Aptos Narrow" w:hAnsi="Aptos Narrow"/>
                <w:sz w:val="24"/>
                <w:szCs w:val="24"/>
              </w:rPr>
            </w:pPr>
            <w:r w:rsidRPr="00A07EDD">
              <w:rPr>
                <w:rFonts w:ascii="Aptos Narrow" w:hAnsi="Aptos Narrow"/>
                <w:sz w:val="24"/>
                <w:szCs w:val="24"/>
              </w:rPr>
              <w:t>Evidence of security reviews integrated into release planning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2849ABE" w14:textId="055DEEBB" w:rsidR="00D20FCE" w:rsidRPr="00C2649D" w:rsidRDefault="00D20FCE" w:rsidP="00D20FCE">
            <w:pPr>
              <w:pStyle w:val="Tablebullet1"/>
              <w:rPr>
                <w:rFonts w:ascii="Aptos Narrow" w:hAnsi="Aptos Narrow"/>
                <w:sz w:val="24"/>
                <w:szCs w:val="24"/>
              </w:rPr>
            </w:pPr>
            <w:r w:rsidRPr="00C2649D">
              <w:rPr>
                <w:rFonts w:ascii="Aptos Narrow" w:hAnsi="Aptos Narrow"/>
                <w:sz w:val="24"/>
                <w:szCs w:val="24"/>
              </w:rPr>
              <w:t>Comprehensive development, configuration, and release process documentation</w:t>
            </w:r>
          </w:p>
          <w:p w14:paraId="14314A8F" w14:textId="7F9C1FAC" w:rsidR="00D20FCE" w:rsidRPr="00C2649D" w:rsidRDefault="00D20FCE" w:rsidP="00D20FCE">
            <w:pPr>
              <w:pStyle w:val="Tablebullet1"/>
              <w:rPr>
                <w:rFonts w:ascii="Aptos Narrow" w:hAnsi="Aptos Narrow"/>
                <w:sz w:val="24"/>
                <w:szCs w:val="24"/>
              </w:rPr>
            </w:pPr>
            <w:r w:rsidRPr="00C2649D">
              <w:rPr>
                <w:rFonts w:ascii="Aptos Narrow" w:hAnsi="Aptos Narrow"/>
                <w:sz w:val="24"/>
                <w:szCs w:val="24"/>
              </w:rPr>
              <w:t>Environment diagrams</w:t>
            </w:r>
          </w:p>
          <w:p w14:paraId="42061A21" w14:textId="2377FBFA" w:rsidR="00D20FCE" w:rsidRPr="00C2649D" w:rsidRDefault="00D20FCE" w:rsidP="00D20FCE">
            <w:pPr>
              <w:pStyle w:val="Tablebullet1"/>
              <w:rPr>
                <w:rFonts w:ascii="Aptos Narrow" w:hAnsi="Aptos Narrow"/>
                <w:sz w:val="24"/>
                <w:szCs w:val="24"/>
              </w:rPr>
            </w:pPr>
            <w:r w:rsidRPr="00C2649D">
              <w:rPr>
                <w:rFonts w:ascii="Aptos Narrow" w:hAnsi="Aptos Narrow"/>
                <w:sz w:val="24"/>
                <w:szCs w:val="24"/>
              </w:rPr>
              <w:t>CI/CD pipeline and release workflow documentation</w:t>
            </w:r>
          </w:p>
          <w:p w14:paraId="7F253715" w14:textId="4D0A6E47" w:rsidR="00D20FCE" w:rsidRPr="00C2649D" w:rsidRDefault="00D20FCE" w:rsidP="00D20FCE">
            <w:pPr>
              <w:pStyle w:val="Tablebullet1"/>
              <w:rPr>
                <w:rFonts w:ascii="Aptos Narrow" w:hAnsi="Aptos Narrow"/>
                <w:sz w:val="24"/>
                <w:szCs w:val="24"/>
              </w:rPr>
            </w:pPr>
            <w:r w:rsidRPr="00C2649D">
              <w:rPr>
                <w:rFonts w:ascii="Aptos Narrow" w:hAnsi="Aptos Narrow"/>
                <w:sz w:val="24"/>
                <w:szCs w:val="24"/>
              </w:rPr>
              <w:t>Secure coding standards</w:t>
            </w:r>
          </w:p>
          <w:p w14:paraId="51BF0B53" w14:textId="24356612" w:rsidR="00D20FCE" w:rsidRPr="00C2649D" w:rsidRDefault="00D20FCE" w:rsidP="00D20FCE">
            <w:pPr>
              <w:pStyle w:val="Tablebullet1"/>
              <w:rPr>
                <w:rFonts w:ascii="Aptos Narrow" w:hAnsi="Aptos Narrow"/>
                <w:sz w:val="24"/>
                <w:szCs w:val="24"/>
              </w:rPr>
            </w:pPr>
            <w:r w:rsidRPr="00C2649D">
              <w:rPr>
                <w:rFonts w:ascii="Aptos Narrow" w:hAnsi="Aptos Narrow"/>
                <w:sz w:val="24"/>
                <w:szCs w:val="24"/>
              </w:rPr>
              <w:t>Deployment monitoring reports</w:t>
            </w:r>
          </w:p>
          <w:p w14:paraId="2922622B" w14:textId="2F9996EF" w:rsidR="00D20FCE" w:rsidRPr="00C2649D" w:rsidRDefault="00D20FCE" w:rsidP="00D20FCE">
            <w:pPr>
              <w:pStyle w:val="Tablebullet1"/>
              <w:rPr>
                <w:rFonts w:ascii="Aptos Narrow" w:hAnsi="Aptos Narrow"/>
                <w:sz w:val="24"/>
                <w:szCs w:val="24"/>
              </w:rPr>
            </w:pPr>
            <w:r w:rsidRPr="00C2649D">
              <w:rPr>
                <w:rFonts w:ascii="Aptos Narrow" w:hAnsi="Aptos Narrow"/>
                <w:sz w:val="24"/>
                <w:szCs w:val="24"/>
              </w:rPr>
              <w:t>Continuous security validation results</w:t>
            </w:r>
          </w:p>
          <w:p w14:paraId="76C26F08" w14:textId="523DC858"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Compliance review metrics</w:t>
            </w:r>
          </w:p>
        </w:tc>
      </w:tr>
    </w:tbl>
    <w:p w14:paraId="556A027C" w14:textId="77777777" w:rsidR="00BA0E98" w:rsidRDefault="00BA0E98">
      <w:r>
        <w:br w:type="page"/>
      </w:r>
    </w:p>
    <w:p w14:paraId="49F859A2" w14:textId="191C7053" w:rsidR="00902D6F" w:rsidRPr="0008636C" w:rsidRDefault="00902D6F" w:rsidP="00B81207">
      <w:pPr>
        <w:pStyle w:val="Heading2"/>
      </w:pPr>
      <w:bookmarkStart w:id="46" w:name="_Toc230872747"/>
      <w:r w:rsidRPr="0008636C">
        <w:lastRenderedPageBreak/>
        <w:t>Application Management</w:t>
      </w:r>
      <w:bookmarkEnd w:id="46"/>
      <w:r w:rsidRPr="0008636C">
        <w:t xml:space="preserve"> </w:t>
      </w:r>
    </w:p>
    <w:p w14:paraId="09577A2B" w14:textId="435F3F9A" w:rsidR="006D083A" w:rsidRPr="006D083A" w:rsidRDefault="00971E0B" w:rsidP="00B81207">
      <w:pPr>
        <w:pStyle w:val="Heading3"/>
      </w:pPr>
      <w:bookmarkStart w:id="47" w:name="_Toc230872748"/>
      <w:r w:rsidRPr="003F1CF8">
        <w:t xml:space="preserve">Table </w:t>
      </w:r>
      <w:r w:rsidR="00B15805">
        <w:t>37</w:t>
      </w:r>
      <w:r w:rsidRPr="003F1CF8">
        <w:t>: Aspect</w:t>
      </w:r>
      <w:r w:rsidR="000839F3">
        <w:t xml:space="preserve"> </w:t>
      </w:r>
      <w:r>
        <w:t>–</w:t>
      </w:r>
      <w:r w:rsidRPr="003F1CF8">
        <w:t xml:space="preserve"> </w:t>
      </w:r>
      <w:r w:rsidR="006D083A" w:rsidRPr="006D083A">
        <w:t>API, Messaging, and Integration</w:t>
      </w:r>
      <w:bookmarkEnd w:id="47"/>
    </w:p>
    <w:p w14:paraId="5C030AD7" w14:textId="6C0542B8" w:rsidR="00971E0B" w:rsidRPr="009A708D" w:rsidRDefault="00743F56" w:rsidP="00B81207">
      <w:pPr>
        <w:rPr>
          <w:i/>
          <w:iCs/>
        </w:rPr>
      </w:pPr>
      <w:r w:rsidRPr="009A708D">
        <w:rPr>
          <w:i/>
          <w:iCs/>
        </w:rPr>
        <w:t>Does the Medicaid application connect and interface with other internal or external systems or organizations?</w:t>
      </w:r>
    </w:p>
    <w:tbl>
      <w:tblPr>
        <w:tblW w:w="5409" w:type="pct"/>
        <w:tblLayout w:type="fixed"/>
        <w:tblCellMar>
          <w:left w:w="14" w:type="dxa"/>
          <w:right w:w="14" w:type="dxa"/>
        </w:tblCellMar>
        <w:tblLook w:val="0420" w:firstRow="1" w:lastRow="0" w:firstColumn="0" w:lastColumn="0" w:noHBand="0" w:noVBand="1"/>
      </w:tblPr>
      <w:tblGrid>
        <w:gridCol w:w="1699"/>
        <w:gridCol w:w="2462"/>
        <w:gridCol w:w="2462"/>
        <w:gridCol w:w="2462"/>
        <w:gridCol w:w="2462"/>
        <w:gridCol w:w="2462"/>
      </w:tblGrid>
      <w:tr w:rsidR="003F056E" w:rsidRPr="006E7D1A" w14:paraId="32E524C9" w14:textId="7777777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B70818" w14:textId="3E0266C0" w:rsidR="003F056E" w:rsidRPr="006E7D1A"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ABE3D69" w14:textId="77777777" w:rsidR="003F056E" w:rsidRPr="006E7D1A" w:rsidRDefault="003F056E">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F46C3ED" w14:textId="77777777" w:rsidR="003F056E" w:rsidRPr="006E7D1A" w:rsidRDefault="003F056E">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8D752AF" w14:textId="77777777" w:rsidR="003F056E" w:rsidRPr="006E7D1A" w:rsidRDefault="003F056E">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78BD984" w14:textId="77777777" w:rsidR="003F056E" w:rsidRPr="006E7D1A" w:rsidRDefault="003F056E">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2483E8" w14:textId="77777777" w:rsidR="003F056E" w:rsidRPr="006E7D1A" w:rsidRDefault="003F056E">
            <w:pPr>
              <w:pStyle w:val="TableColumnHeading"/>
              <w:keepNext/>
              <w:keepLines/>
              <w:spacing w:before="60" w:after="60"/>
              <w:rPr>
                <w:rFonts w:ascii="Aptos Narrow" w:hAnsi="Aptos Narrow"/>
                <w:sz w:val="24"/>
                <w:szCs w:val="24"/>
              </w:rPr>
            </w:pPr>
            <w:r w:rsidRPr="006E7D1A">
              <w:rPr>
                <w:rFonts w:ascii="Aptos Narrow" w:hAnsi="Aptos Narrow"/>
                <w:sz w:val="24"/>
                <w:szCs w:val="24"/>
              </w:rPr>
              <w:t>Level 5: Optimized</w:t>
            </w:r>
          </w:p>
        </w:tc>
      </w:tr>
      <w:tr w:rsidR="003F056E" w:rsidRPr="00167F12" w14:paraId="5D48D8B6" w14:textId="7777777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1BC11421" w14:textId="07FD7B51" w:rsidR="003F056E" w:rsidRPr="00167F12" w:rsidRDefault="003F056E">
            <w:pPr>
              <w:pStyle w:val="TableText"/>
              <w:keepNext/>
              <w:keepLines/>
              <w:rPr>
                <w:rFonts w:ascii="Aptos Narrow" w:hAnsi="Aptos Narrow"/>
                <w:b/>
                <w:sz w:val="24"/>
                <w:szCs w:val="24"/>
              </w:rPr>
            </w:pPr>
            <w:r w:rsidRPr="00167F12">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92DF90C" w14:textId="77777777" w:rsidR="003F056E" w:rsidRPr="00167F12" w:rsidRDefault="003F056E">
            <w:pPr>
              <w:pStyle w:val="TableText"/>
              <w:rPr>
                <w:rFonts w:ascii="Aptos Narrow" w:hAnsi="Aptos Narrow"/>
                <w:color w:val="000000"/>
                <w:sz w:val="24"/>
                <w:szCs w:val="24"/>
              </w:rPr>
            </w:pPr>
            <w:r w:rsidRPr="00167F12">
              <w:rPr>
                <w:rFonts w:ascii="Aptos Narrow" w:hAnsi="Aptos Narrow"/>
                <w:color w:val="000000"/>
                <w:sz w:val="24"/>
                <w:szCs w:val="24"/>
              </w:rPr>
              <w:t>The MES application or module connects to other systems for a single, limited purpose using an API, interface, or manual batch file exchange, with limited documentation. There is no inventory of connections, no defined standards, and no governance over how external integrations are established or maintained.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3B83100" w14:textId="77777777" w:rsidR="003F056E" w:rsidRPr="00167F12" w:rsidRDefault="003F056E">
            <w:pPr>
              <w:pStyle w:val="TableText"/>
              <w:rPr>
                <w:rFonts w:ascii="Aptos Narrow" w:hAnsi="Aptos Narrow"/>
                <w:color w:val="000000"/>
                <w:sz w:val="24"/>
                <w:szCs w:val="24"/>
              </w:rPr>
            </w:pPr>
            <w:r w:rsidRPr="00167F12">
              <w:rPr>
                <w:rFonts w:ascii="Aptos Narrow" w:hAnsi="Aptos Narrow"/>
                <w:color w:val="000000"/>
                <w:sz w:val="24"/>
                <w:szCs w:val="24"/>
              </w:rPr>
              <w:t>The MES application or module connects through an API, interface, or scheduled batch file exchange that is documented and tracked in an inventory. Connections do not yet follow industry standards, there is no consistent process for establishing new integrations, and event-driven patterns are not in use.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C3CBF90" w14:textId="77777777" w:rsidR="003F056E" w:rsidRPr="00167F12" w:rsidRDefault="003F056E">
            <w:pPr>
              <w:pStyle w:val="TableText"/>
              <w:rPr>
                <w:rFonts w:ascii="Aptos Narrow" w:hAnsi="Aptos Narrow"/>
                <w:sz w:val="24"/>
                <w:szCs w:val="24"/>
              </w:rPr>
            </w:pPr>
            <w:r w:rsidRPr="00167F12">
              <w:rPr>
                <w:rFonts w:ascii="Aptos Narrow" w:hAnsi="Aptos Narrow"/>
                <w:sz w:val="24"/>
                <w:szCs w:val="24"/>
              </w:rPr>
              <w:t>The MES application or module uses APIs or interfaces that follow industry standards, and all external connections are established through a documented process. APIs are not yet centrally managed or versioned, integrations are not event-driven, and there is no automated way to publish or discover available services.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18DED1A" w14:textId="77777777" w:rsidR="003F056E" w:rsidRPr="00167F12" w:rsidRDefault="003F056E">
            <w:pPr>
              <w:pStyle w:val="TableText"/>
              <w:rPr>
                <w:rFonts w:ascii="Aptos Narrow" w:hAnsi="Aptos Narrow"/>
                <w:sz w:val="24"/>
                <w:szCs w:val="24"/>
              </w:rPr>
            </w:pPr>
            <w:r w:rsidRPr="00167F12">
              <w:rPr>
                <w:rFonts w:ascii="Aptos Narrow" w:hAnsi="Aptos Narrow"/>
                <w:sz w:val="24"/>
                <w:szCs w:val="24"/>
              </w:rPr>
              <w:t>The MES application or module uses APIs or interfaces that are event-driven where appropriate, published and versioned through an API management tool, and consistently apply industry standards. Conformance with standards is not yet fully validated, integrations are not continuously optimized, and external connection management is not yet fully automated.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CCDC69A" w14:textId="77777777" w:rsidR="003F056E" w:rsidRPr="00167F12" w:rsidRDefault="003F056E">
            <w:pPr>
              <w:pStyle w:val="TableText"/>
              <w:rPr>
                <w:rFonts w:ascii="Aptos Narrow" w:hAnsi="Aptos Narrow"/>
                <w:sz w:val="24"/>
                <w:szCs w:val="24"/>
              </w:rPr>
            </w:pPr>
            <w:r w:rsidRPr="00167F12">
              <w:rPr>
                <w:rFonts w:ascii="Aptos Narrow" w:hAnsi="Aptos Narrow"/>
                <w:sz w:val="24"/>
                <w:szCs w:val="24"/>
              </w:rPr>
              <w:t>The MES application or module uses APIs or interfaces that fully conform with industry standards, are continuously optimized through automated adjustments, and have all external connections actively managed. There are no undocumented integrations, no manual file exchanges where APIs are feasible, and no unmonitored connections — interoperability is standards-based, fully governed, and continuously refined.</w:t>
            </w:r>
          </w:p>
        </w:tc>
      </w:tr>
    </w:tbl>
    <w:p w14:paraId="3F1B1EAB" w14:textId="77777777" w:rsidR="003F056E" w:rsidRDefault="003F056E">
      <w:pPr>
        <w:rPr>
          <w:i/>
          <w:iCs/>
        </w:rPr>
      </w:pPr>
      <w:r>
        <w:rPr>
          <w:i/>
          <w:iCs/>
        </w:rPr>
        <w:br w:type="page"/>
      </w:r>
    </w:p>
    <w:tbl>
      <w:tblPr>
        <w:tblW w:w="5409" w:type="pct"/>
        <w:tblLayout w:type="fixed"/>
        <w:tblCellMar>
          <w:left w:w="14" w:type="dxa"/>
          <w:right w:w="14" w:type="dxa"/>
        </w:tblCellMar>
        <w:tblLook w:val="0420" w:firstRow="1" w:lastRow="0" w:firstColumn="0" w:lastColumn="0" w:noHBand="0" w:noVBand="1"/>
        <w:tblCaption w:val="Table 37: Aspect aspect – API, Messaging, and Integration (continued)"/>
        <w:tblDescription w:val="Table 37 (continued) provides five levels of maturity criteria and suggested documentation for the aspect – API, Messaging, and Integration, within the Technical Architecture (TA) Maturity Criteria."/>
      </w:tblPr>
      <w:tblGrid>
        <w:gridCol w:w="1699"/>
        <w:gridCol w:w="2462"/>
        <w:gridCol w:w="2462"/>
        <w:gridCol w:w="2462"/>
        <w:gridCol w:w="2462"/>
        <w:gridCol w:w="2462"/>
      </w:tblGrid>
      <w:tr w:rsidR="00CD3C42" w:rsidRPr="00B7613F" w14:paraId="5FC3B5A6" w14:textId="77777777" w:rsidTr="003F056E">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732FAD7" w14:textId="36964552"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9CDFBEC" w14:textId="0FABFEB6"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D588CE5" w14:textId="665F5E3D"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9220036" w14:textId="73AF2558"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86EFB5A" w14:textId="2138A359"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8CD1C4E" w14:textId="011BD758"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5: Optimized</w:t>
            </w:r>
          </w:p>
        </w:tc>
      </w:tr>
      <w:tr w:rsidR="00167F12" w:rsidRPr="00B7613F" w14:paraId="7690648F" w14:textId="77777777" w:rsidTr="003F056E">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A4EC072" w14:textId="77777777" w:rsidR="00923D87" w:rsidRDefault="00923D87" w:rsidP="00167F12">
            <w:pPr>
              <w:pStyle w:val="TableText"/>
              <w:rPr>
                <w:rFonts w:ascii="Aptos Narrow" w:hAnsi="Aptos Narrow"/>
                <w:b/>
                <w:sz w:val="24"/>
                <w:szCs w:val="24"/>
              </w:rPr>
            </w:pPr>
            <w:r>
              <w:rPr>
                <w:rFonts w:ascii="Aptos Narrow" w:hAnsi="Aptos Narrow"/>
                <w:b/>
                <w:sz w:val="24"/>
                <w:szCs w:val="24"/>
              </w:rPr>
              <w:t xml:space="preserve">Suggested Documentation </w:t>
            </w:r>
          </w:p>
          <w:p w14:paraId="0678F098" w14:textId="259ADF77" w:rsidR="00923D87" w:rsidRDefault="00DE0A35" w:rsidP="003F056E">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1ED7648" w14:textId="224C42C2" w:rsidR="00EA2A88" w:rsidRPr="00CE5792" w:rsidRDefault="00EA2A88" w:rsidP="00EA2A88">
            <w:pPr>
              <w:pStyle w:val="Tablebullet1"/>
              <w:rPr>
                <w:rFonts w:ascii="Aptos Narrow" w:hAnsi="Aptos Narrow"/>
                <w:sz w:val="24"/>
                <w:szCs w:val="24"/>
              </w:rPr>
            </w:pPr>
            <w:r w:rsidRPr="00CE5792">
              <w:rPr>
                <w:rFonts w:ascii="Aptos Narrow" w:hAnsi="Aptos Narrow"/>
                <w:sz w:val="24"/>
                <w:szCs w:val="24"/>
              </w:rPr>
              <w:t xml:space="preserve"> Basic description of the connection or interface</w:t>
            </w:r>
          </w:p>
          <w:p w14:paraId="68B2BE19" w14:textId="35265DEB" w:rsidR="00167F12" w:rsidRPr="00167F12" w:rsidRDefault="00EA2A88" w:rsidP="00167F12">
            <w:pPr>
              <w:pStyle w:val="Tablebullet1"/>
              <w:rPr>
                <w:rFonts w:ascii="Aptos Narrow" w:hAnsi="Aptos Narrow"/>
                <w:sz w:val="24"/>
                <w:szCs w:val="24"/>
              </w:rPr>
            </w:pPr>
            <w:r w:rsidRPr="003824A9">
              <w:rPr>
                <w:rFonts w:ascii="Aptos Narrow" w:hAnsi="Aptos Narrow"/>
                <w:sz w:val="24"/>
                <w:szCs w:val="24"/>
              </w:rPr>
              <w:t>Description of the data exchanged and with which system</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AD25438" w14:textId="0F1B3851" w:rsidR="00F37211" w:rsidRPr="00830F91" w:rsidRDefault="00F37211" w:rsidP="00F37211">
            <w:pPr>
              <w:pStyle w:val="Tablebullet1"/>
              <w:rPr>
                <w:rFonts w:ascii="Aptos Narrow" w:hAnsi="Aptos Narrow"/>
                <w:sz w:val="24"/>
                <w:szCs w:val="24"/>
              </w:rPr>
            </w:pPr>
            <w:r w:rsidRPr="00830F91">
              <w:rPr>
                <w:rFonts w:ascii="Aptos Narrow" w:hAnsi="Aptos Narrow"/>
                <w:sz w:val="24"/>
                <w:szCs w:val="24"/>
              </w:rPr>
              <w:t>Integration / connection inventory</w:t>
            </w:r>
          </w:p>
          <w:p w14:paraId="61F5B631" w14:textId="1BEDDBF0" w:rsidR="00F37211" w:rsidRPr="00830F91" w:rsidRDefault="00F37211" w:rsidP="00F37211">
            <w:pPr>
              <w:pStyle w:val="Tablebullet1"/>
              <w:rPr>
                <w:rFonts w:ascii="Aptos Narrow" w:hAnsi="Aptos Narrow"/>
                <w:sz w:val="24"/>
                <w:szCs w:val="24"/>
              </w:rPr>
            </w:pPr>
            <w:r w:rsidRPr="00830F91">
              <w:rPr>
                <w:rFonts w:ascii="Aptos Narrow" w:hAnsi="Aptos Narrow"/>
                <w:sz w:val="24"/>
                <w:szCs w:val="24"/>
              </w:rPr>
              <w:t>Interface specifications and batch exchange schedules</w:t>
            </w:r>
          </w:p>
          <w:p w14:paraId="2C33BED8" w14:textId="43FB521A" w:rsidR="00167F12" w:rsidRPr="00167F12" w:rsidRDefault="00F37211" w:rsidP="00167F12">
            <w:pPr>
              <w:pStyle w:val="Tablebullet1"/>
              <w:rPr>
                <w:rFonts w:ascii="Aptos Narrow" w:hAnsi="Aptos Narrow"/>
                <w:sz w:val="24"/>
                <w:szCs w:val="24"/>
              </w:rPr>
            </w:pPr>
            <w:r w:rsidRPr="00F37211">
              <w:rPr>
                <w:rFonts w:ascii="Aptos Narrow" w:hAnsi="Aptos Narrow"/>
                <w:sz w:val="24"/>
                <w:szCs w:val="24"/>
              </w:rPr>
              <w:t>Interface control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20BD598" w14:textId="62A9E351" w:rsidR="001823B6" w:rsidRPr="0069128B" w:rsidRDefault="001823B6" w:rsidP="0069128B">
            <w:pPr>
              <w:pStyle w:val="Tablebullet1"/>
              <w:rPr>
                <w:rFonts w:ascii="Aptos Narrow" w:hAnsi="Aptos Narrow"/>
                <w:sz w:val="24"/>
                <w:szCs w:val="24"/>
              </w:rPr>
            </w:pPr>
            <w:r w:rsidRPr="0069128B">
              <w:rPr>
                <w:rFonts w:ascii="Aptos Narrow" w:hAnsi="Aptos Narrow"/>
                <w:sz w:val="24"/>
                <w:szCs w:val="24"/>
              </w:rPr>
              <w:t>API and interface design standards</w:t>
            </w:r>
          </w:p>
          <w:p w14:paraId="1B0DC6B8" w14:textId="2A828846" w:rsidR="001823B6" w:rsidRPr="0069128B" w:rsidRDefault="001823B6" w:rsidP="0069128B">
            <w:pPr>
              <w:pStyle w:val="Tablebullet1"/>
              <w:rPr>
                <w:rFonts w:ascii="Aptos Narrow" w:hAnsi="Aptos Narrow"/>
                <w:sz w:val="24"/>
                <w:szCs w:val="24"/>
              </w:rPr>
            </w:pPr>
            <w:r w:rsidRPr="0069128B">
              <w:rPr>
                <w:rFonts w:ascii="Aptos Narrow" w:hAnsi="Aptos Narrow"/>
                <w:sz w:val="24"/>
                <w:szCs w:val="24"/>
              </w:rPr>
              <w:t>Documented process for establishing external connections</w:t>
            </w:r>
          </w:p>
          <w:p w14:paraId="582D1E50" w14:textId="20DCA3E7" w:rsidR="00167F12" w:rsidRPr="00167F12" w:rsidRDefault="001823B6" w:rsidP="00167F12">
            <w:pPr>
              <w:pStyle w:val="Tablebullet1"/>
              <w:rPr>
                <w:rFonts w:ascii="Aptos Narrow" w:hAnsi="Aptos Narrow"/>
                <w:sz w:val="24"/>
                <w:szCs w:val="24"/>
              </w:rPr>
            </w:pPr>
            <w:r w:rsidRPr="00830F91">
              <w:rPr>
                <w:rFonts w:ascii="Aptos Narrow" w:hAnsi="Aptos Narrow"/>
                <w:sz w:val="24"/>
                <w:szCs w:val="24"/>
              </w:rPr>
              <w:t>API specifications aligned to industry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5F42092" w14:textId="6CB2A3D8" w:rsidR="00286BE9" w:rsidRPr="004877D3" w:rsidRDefault="00286BE9" w:rsidP="004877D3">
            <w:pPr>
              <w:pStyle w:val="Tablebullet1"/>
              <w:rPr>
                <w:rFonts w:ascii="Aptos Narrow" w:hAnsi="Aptos Narrow"/>
                <w:sz w:val="24"/>
                <w:szCs w:val="24"/>
              </w:rPr>
            </w:pPr>
            <w:r w:rsidRPr="004877D3">
              <w:rPr>
                <w:rFonts w:ascii="Aptos Narrow" w:hAnsi="Aptos Narrow"/>
                <w:sz w:val="24"/>
                <w:szCs w:val="24"/>
              </w:rPr>
              <w:t>API catalog or registry from an API management tool</w:t>
            </w:r>
          </w:p>
          <w:p w14:paraId="519246F3" w14:textId="1C447B13" w:rsidR="00286BE9" w:rsidRPr="004877D3" w:rsidRDefault="00286BE9" w:rsidP="004877D3">
            <w:pPr>
              <w:pStyle w:val="Tablebullet1"/>
              <w:rPr>
                <w:rFonts w:ascii="Aptos Narrow" w:hAnsi="Aptos Narrow"/>
                <w:sz w:val="24"/>
                <w:szCs w:val="24"/>
              </w:rPr>
            </w:pPr>
            <w:r w:rsidRPr="004877D3">
              <w:rPr>
                <w:rFonts w:ascii="Aptos Narrow" w:hAnsi="Aptos Narrow"/>
                <w:sz w:val="24"/>
                <w:szCs w:val="24"/>
              </w:rPr>
              <w:t>API versioning documentation</w:t>
            </w:r>
          </w:p>
          <w:p w14:paraId="73B8B4D0" w14:textId="0A324712" w:rsidR="00286BE9" w:rsidRPr="004877D3" w:rsidRDefault="00286BE9" w:rsidP="004877D3">
            <w:pPr>
              <w:pStyle w:val="Tablebullet1"/>
              <w:rPr>
                <w:rFonts w:ascii="Aptos Narrow" w:hAnsi="Aptos Narrow"/>
                <w:sz w:val="24"/>
                <w:szCs w:val="24"/>
              </w:rPr>
            </w:pPr>
            <w:r w:rsidRPr="004877D3">
              <w:rPr>
                <w:rFonts w:ascii="Aptos Narrow" w:hAnsi="Aptos Narrow"/>
                <w:sz w:val="24"/>
                <w:szCs w:val="24"/>
              </w:rPr>
              <w:t>Event-driven integration documentation</w:t>
            </w:r>
          </w:p>
          <w:p w14:paraId="55F0C598" w14:textId="0F65D331" w:rsidR="00167F12" w:rsidRPr="00167F12" w:rsidRDefault="00286BE9" w:rsidP="003F056E">
            <w:pPr>
              <w:pStyle w:val="Tablebullet1"/>
              <w:rPr>
                <w:rFonts w:ascii="Aptos Narrow" w:hAnsi="Aptos Narrow"/>
                <w:sz w:val="24"/>
                <w:szCs w:val="24"/>
              </w:rPr>
            </w:pPr>
            <w:r w:rsidRPr="000B3B1B">
              <w:rPr>
                <w:rFonts w:ascii="Aptos Narrow" w:hAnsi="Aptos Narrow"/>
                <w:sz w:val="24"/>
                <w:szCs w:val="24"/>
              </w:rPr>
              <w:t>API governance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C903C26" w14:textId="45DD35BC"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API/Interface Inventory and documentation</w:t>
            </w:r>
          </w:p>
          <w:p w14:paraId="4D2ECDB5" w14:textId="7E72F1FB"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Interface performance metrics</w:t>
            </w:r>
          </w:p>
          <w:p w14:paraId="6D6A6A92" w14:textId="77777777"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Enterprise patterns</w:t>
            </w:r>
          </w:p>
          <w:p w14:paraId="29FADE80" w14:textId="52634FFA" w:rsidR="00EA72B6" w:rsidRPr="0089729F" w:rsidRDefault="00EA72B6" w:rsidP="0089729F">
            <w:pPr>
              <w:pStyle w:val="Tablebullet1"/>
              <w:rPr>
                <w:rFonts w:ascii="Aptos Narrow" w:hAnsi="Aptos Narrow"/>
                <w:sz w:val="24"/>
                <w:szCs w:val="24"/>
              </w:rPr>
            </w:pPr>
            <w:r w:rsidRPr="0089729F">
              <w:rPr>
                <w:rFonts w:ascii="Aptos Narrow" w:hAnsi="Aptos Narrow"/>
                <w:sz w:val="24"/>
                <w:szCs w:val="24"/>
              </w:rPr>
              <w:t>Conformance validation against industry standards</w:t>
            </w:r>
          </w:p>
          <w:p w14:paraId="1836AD98" w14:textId="47000C20" w:rsidR="00EA72B6" w:rsidRPr="0089729F" w:rsidRDefault="00EA72B6" w:rsidP="0089729F">
            <w:pPr>
              <w:pStyle w:val="Tablebullet1"/>
              <w:rPr>
                <w:rFonts w:ascii="Aptos Narrow" w:hAnsi="Aptos Narrow"/>
                <w:sz w:val="24"/>
                <w:szCs w:val="24"/>
              </w:rPr>
            </w:pPr>
            <w:r w:rsidRPr="0089729F">
              <w:rPr>
                <w:rFonts w:ascii="Aptos Narrow" w:hAnsi="Aptos Narrow"/>
                <w:sz w:val="24"/>
                <w:szCs w:val="24"/>
              </w:rPr>
              <w:t>Documentation of automated monitoring and optimization</w:t>
            </w:r>
          </w:p>
          <w:p w14:paraId="04AE5293" w14:textId="67DE0D73" w:rsidR="00EA72B6" w:rsidRPr="0089729F" w:rsidRDefault="00EA72B6" w:rsidP="0089729F">
            <w:pPr>
              <w:pStyle w:val="Tablebullet1"/>
              <w:rPr>
                <w:rFonts w:ascii="Aptos Narrow" w:hAnsi="Aptos Narrow"/>
                <w:sz w:val="24"/>
                <w:szCs w:val="24"/>
              </w:rPr>
            </w:pPr>
            <w:r w:rsidRPr="0089729F">
              <w:rPr>
                <w:rFonts w:ascii="Aptos Narrow" w:hAnsi="Aptos Narrow"/>
                <w:sz w:val="24"/>
                <w:szCs w:val="24"/>
              </w:rPr>
              <w:t>External connection management and oversight records</w:t>
            </w:r>
          </w:p>
          <w:p w14:paraId="10D92C97" w14:textId="45CA5958" w:rsidR="00167F12" w:rsidRPr="00167F12" w:rsidRDefault="00EA72B6" w:rsidP="00167F12">
            <w:pPr>
              <w:pStyle w:val="Tablebullet1"/>
              <w:rPr>
                <w:rFonts w:ascii="Aptos Narrow" w:hAnsi="Aptos Narrow"/>
                <w:sz w:val="24"/>
                <w:szCs w:val="24"/>
              </w:rPr>
            </w:pPr>
            <w:r w:rsidRPr="0089729F">
              <w:rPr>
                <w:rFonts w:ascii="Aptos Narrow" w:hAnsi="Aptos Narrow"/>
                <w:sz w:val="24"/>
                <w:szCs w:val="24"/>
              </w:rPr>
              <w:t>Integration performance reporting</w:t>
            </w:r>
          </w:p>
        </w:tc>
      </w:tr>
    </w:tbl>
    <w:p w14:paraId="31FC882B" w14:textId="77777777" w:rsidR="003F056E" w:rsidRDefault="003F056E">
      <w:pPr>
        <w:rPr>
          <w:rFonts w:ascii="Aptos Narrow" w:hAnsi="Aptos Narrow"/>
          <w:i/>
        </w:rPr>
      </w:pPr>
      <w:r>
        <w:rPr>
          <w:rFonts w:ascii="Aptos Narrow" w:hAnsi="Aptos Narrow"/>
          <w:i/>
        </w:rPr>
        <w:br w:type="page"/>
      </w:r>
    </w:p>
    <w:p w14:paraId="7F329A3A" w14:textId="320E6F10" w:rsidR="00D50403" w:rsidRPr="001A21D3" w:rsidRDefault="00971E0B" w:rsidP="001A21D3">
      <w:pPr>
        <w:pStyle w:val="Heading3"/>
      </w:pPr>
      <w:bookmarkStart w:id="48" w:name="_Toc230872749"/>
      <w:r w:rsidRPr="001A21D3">
        <w:lastRenderedPageBreak/>
        <w:t xml:space="preserve">Table </w:t>
      </w:r>
      <w:r w:rsidR="00B15805">
        <w:t>38</w:t>
      </w:r>
      <w:r w:rsidRPr="001A21D3">
        <w:t xml:space="preserve">: Aspect – </w:t>
      </w:r>
      <w:r w:rsidR="00D50403" w:rsidRPr="001A21D3">
        <w:t>Application Hosting and Platform Services</w:t>
      </w:r>
      <w:bookmarkEnd w:id="48"/>
    </w:p>
    <w:p w14:paraId="44506364" w14:textId="42EDFE24" w:rsidR="005E7AA3" w:rsidRPr="00B81207" w:rsidRDefault="001B537C" w:rsidP="00B81207">
      <w:pPr>
        <w:rPr>
          <w:i/>
          <w:iCs/>
        </w:rPr>
      </w:pPr>
      <w:r w:rsidRPr="00B81207">
        <w:rPr>
          <w:i/>
          <w:iCs/>
        </w:rPr>
        <w:t>Is the Medicaid application hosted in a dedicated MES environment with common platform services reused?</w:t>
      </w:r>
    </w:p>
    <w:tbl>
      <w:tblPr>
        <w:tblW w:w="5409" w:type="pct"/>
        <w:tblLayout w:type="fixed"/>
        <w:tblCellMar>
          <w:left w:w="14" w:type="dxa"/>
          <w:right w:w="14" w:type="dxa"/>
        </w:tblCellMar>
        <w:tblLook w:val="0420" w:firstRow="1" w:lastRow="0" w:firstColumn="0" w:lastColumn="0" w:noHBand="0" w:noVBand="1"/>
        <w:tblCaption w:val="Table 38: Aspect – Application Hosting and Platform Services"/>
        <w:tblDescription w:val="Table 38 provides five levels of maturity criteria and suggested documentation for the aspect – Application Hosting and Platform Services, within the Technical Architecture (TA) Maturity Criteria."/>
      </w:tblPr>
      <w:tblGrid>
        <w:gridCol w:w="1699"/>
        <w:gridCol w:w="2256"/>
        <w:gridCol w:w="2250"/>
        <w:gridCol w:w="2430"/>
        <w:gridCol w:w="2520"/>
        <w:gridCol w:w="2854"/>
      </w:tblGrid>
      <w:tr w:rsidR="00F60A19" w:rsidRPr="000D78CE" w14:paraId="10F1DFB4" w14:textId="77777777" w:rsidTr="00113B2C">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25A2490" w14:textId="75746105"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Maturity</w:t>
            </w:r>
          </w:p>
        </w:tc>
        <w:tc>
          <w:tcPr>
            <w:tcW w:w="22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739A54C" w14:textId="12727CAD"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F9DFF84" w14:textId="712AB14B"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6029E5" w14:textId="0DE08E6C"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333FFD8" w14:textId="7AC4889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8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C19B2EC" w14:textId="7B8BF1E1"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5: Optimized</w:t>
            </w:r>
          </w:p>
        </w:tc>
      </w:tr>
      <w:tr w:rsidR="00DF6366" w:rsidRPr="000D78CE" w14:paraId="625C2863" w14:textId="77777777" w:rsidTr="00113B2C">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A1FB94F" w14:textId="6D1A0C6E" w:rsidR="00DF6366" w:rsidRPr="00DF6366" w:rsidRDefault="00DF6366" w:rsidP="00DF6366">
            <w:pPr>
              <w:pStyle w:val="TableText"/>
              <w:keepNext/>
              <w:keepLines/>
              <w:rPr>
                <w:rFonts w:ascii="Aptos Narrow" w:hAnsi="Aptos Narrow"/>
                <w:b/>
                <w:sz w:val="24"/>
                <w:szCs w:val="24"/>
              </w:rPr>
            </w:pPr>
            <w:r w:rsidRPr="00DF6366">
              <w:rPr>
                <w:rFonts w:ascii="Aptos Narrow" w:hAnsi="Aptos Narrow"/>
                <w:b/>
                <w:sz w:val="24"/>
                <w:szCs w:val="24"/>
              </w:rPr>
              <w:t xml:space="preserve">Maturity Criteria </w:t>
            </w:r>
          </w:p>
        </w:tc>
        <w:tc>
          <w:tcPr>
            <w:tcW w:w="22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E14D907" w14:textId="22AFB314" w:rsidR="00725067" w:rsidRPr="00DF6366" w:rsidRDefault="00D93F3D" w:rsidP="00DF6366">
            <w:pPr>
              <w:pStyle w:val="TableText"/>
              <w:rPr>
                <w:rFonts w:ascii="Aptos Narrow" w:hAnsi="Aptos Narrow"/>
                <w:color w:val="000000"/>
                <w:sz w:val="24"/>
                <w:szCs w:val="24"/>
              </w:rPr>
            </w:pPr>
            <w:r w:rsidRPr="00D93F3D">
              <w:rPr>
                <w:rFonts w:ascii="Aptos Narrow" w:hAnsi="Aptos Narrow"/>
                <w:color w:val="000000"/>
                <w:sz w:val="24"/>
                <w:szCs w:val="24"/>
              </w:rPr>
              <w:t>The MES application or module is hosted in an environment with limited documentation and inconsistent configurations. There are no defined hosting standards, no shared services, and no consistency across environments, making the hosting setup difficult to support or replicate.</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0D6A668" w14:textId="0A703ADF" w:rsidR="00DF6366" w:rsidRPr="00DF6366" w:rsidRDefault="00DF6366" w:rsidP="00DF6366">
            <w:pPr>
              <w:pStyle w:val="TableText"/>
              <w:rPr>
                <w:rFonts w:ascii="Aptos Narrow" w:hAnsi="Aptos Narrow"/>
                <w:color w:val="000000"/>
                <w:sz w:val="24"/>
                <w:szCs w:val="24"/>
              </w:rPr>
            </w:pPr>
            <w:r w:rsidRPr="00DF6366">
              <w:rPr>
                <w:rFonts w:ascii="Aptos Narrow" w:hAnsi="Aptos Narrow"/>
                <w:color w:val="000000"/>
                <w:sz w:val="24"/>
                <w:szCs w:val="24"/>
              </w:rPr>
              <w:t>The MES application or module is hosted in a documented environment, with standardization of MES hosting practices being piloted. Standards are not yet broadly adopted, common services are not available across applications, and configurations still vary between environments.</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5BA947C" w14:textId="27AFBE81" w:rsidR="00DF6366" w:rsidRPr="00DF6366" w:rsidRDefault="00DF6366" w:rsidP="00DF6366">
            <w:pPr>
              <w:pStyle w:val="TableText"/>
              <w:rPr>
                <w:rFonts w:ascii="Aptos Narrow" w:hAnsi="Aptos Narrow"/>
                <w:sz w:val="24"/>
                <w:szCs w:val="24"/>
              </w:rPr>
            </w:pPr>
            <w:r w:rsidRPr="00DF6366">
              <w:rPr>
                <w:rFonts w:ascii="Aptos Narrow" w:hAnsi="Aptos Narrow"/>
                <w:sz w:val="24"/>
                <w:szCs w:val="24"/>
              </w:rPr>
              <w:t>The MES application or module is hosted in an environment that adopts and follows standard hosting patterns, with some common services available across the MES. Standards are not yet enforced to reduce complexity, automation is limited, and resources are not shared across hosting environments.</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1DF356F" w14:textId="32F95A23" w:rsidR="00DF6366" w:rsidRPr="00DF6366" w:rsidRDefault="00DF6366" w:rsidP="00DF6366">
            <w:pPr>
              <w:pStyle w:val="TableText"/>
              <w:rPr>
                <w:rFonts w:ascii="Aptos Narrow" w:hAnsi="Aptos Narrow"/>
                <w:sz w:val="24"/>
                <w:szCs w:val="24"/>
              </w:rPr>
            </w:pPr>
            <w:r w:rsidRPr="00DF6366">
              <w:rPr>
                <w:rFonts w:ascii="Aptos Narrow" w:hAnsi="Aptos Narrow"/>
                <w:sz w:val="24"/>
                <w:szCs w:val="24"/>
              </w:rPr>
              <w:t>The MES application or module is hosted in an environment that applies standards to limit complexity, supports automation, and shares resources across MES hosting environments. Hosting is not yet proactively managed, automation is not used to optimize performance and reliability, and resource reuse is not yet widespread.</w:t>
            </w:r>
          </w:p>
        </w:tc>
        <w:tc>
          <w:tcPr>
            <w:tcW w:w="28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B11BBBE" w14:textId="060D900D" w:rsidR="00DF6366" w:rsidRPr="00DF6366" w:rsidRDefault="00DF6366" w:rsidP="00DF6366">
            <w:pPr>
              <w:pStyle w:val="TableText"/>
              <w:rPr>
                <w:rFonts w:ascii="Aptos Narrow" w:hAnsi="Aptos Narrow"/>
                <w:sz w:val="24"/>
                <w:szCs w:val="24"/>
              </w:rPr>
            </w:pPr>
            <w:r w:rsidRPr="00DF6366">
              <w:rPr>
                <w:rFonts w:ascii="Aptos Narrow" w:hAnsi="Aptos Narrow"/>
                <w:sz w:val="24"/>
                <w:szCs w:val="24"/>
              </w:rPr>
              <w:t>The MES application or module is hosted in an environment that is proactively managed, uses automation to continuously improve application performance and reliability, and reuses resources widely across MES hosting environments. There are no undocumented configurations, no isolated or duplicated services, and no reactive-only management — hosting is standardized, automated, and continuously optimized.</w:t>
            </w:r>
          </w:p>
        </w:tc>
      </w:tr>
      <w:tr w:rsidR="00B865C2" w:rsidRPr="005703D5" w14:paraId="0CC64A36" w14:textId="77777777" w:rsidTr="00113B2C">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45523AA" w14:textId="77777777" w:rsidR="00923D87" w:rsidRDefault="00923D87" w:rsidP="00B865C2">
            <w:pPr>
              <w:pStyle w:val="TableText"/>
              <w:rPr>
                <w:rFonts w:ascii="Aptos Narrow" w:hAnsi="Aptos Narrow"/>
                <w:b/>
                <w:sz w:val="24"/>
                <w:szCs w:val="24"/>
              </w:rPr>
            </w:pPr>
            <w:r>
              <w:rPr>
                <w:rFonts w:ascii="Aptos Narrow" w:hAnsi="Aptos Narrow"/>
                <w:b/>
                <w:sz w:val="24"/>
                <w:szCs w:val="24"/>
              </w:rPr>
              <w:t xml:space="preserve">Suggested Documentation </w:t>
            </w:r>
          </w:p>
          <w:p w14:paraId="4B9923F2" w14:textId="577DD85D" w:rsidR="00923D87" w:rsidRDefault="00DE0A35" w:rsidP="003F056E">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2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1EB901A" w14:textId="252FF930" w:rsidR="00DA39B4" w:rsidRPr="002A2F83" w:rsidRDefault="00DA39B4" w:rsidP="002A2F83">
            <w:pPr>
              <w:pStyle w:val="Tablebullet1"/>
              <w:ind w:left="211" w:hanging="211"/>
              <w:rPr>
                <w:rFonts w:ascii="Aptos Narrow" w:hAnsi="Aptos Narrow"/>
                <w:sz w:val="24"/>
                <w:szCs w:val="24"/>
              </w:rPr>
            </w:pPr>
            <w:r w:rsidRPr="002A2F83">
              <w:rPr>
                <w:rFonts w:ascii="Aptos Narrow" w:hAnsi="Aptos Narrow"/>
                <w:sz w:val="24"/>
                <w:szCs w:val="24"/>
              </w:rPr>
              <w:t xml:space="preserve">Basic hosting environment documentation </w:t>
            </w:r>
          </w:p>
          <w:p w14:paraId="4D04DF8B" w14:textId="6EB75890" w:rsidR="00B865C2" w:rsidRPr="00B865C2" w:rsidRDefault="00DA39B4" w:rsidP="000E4E52">
            <w:pPr>
              <w:pStyle w:val="Tablebullet1"/>
              <w:ind w:left="211" w:hanging="211"/>
              <w:rPr>
                <w:rFonts w:ascii="Aptos Narrow" w:hAnsi="Aptos Narrow"/>
                <w:sz w:val="24"/>
                <w:szCs w:val="24"/>
              </w:rPr>
            </w:pPr>
            <w:r w:rsidRPr="002A2F83">
              <w:rPr>
                <w:rFonts w:ascii="Aptos Narrow" w:hAnsi="Aptos Narrow"/>
                <w:sz w:val="24"/>
                <w:szCs w:val="24"/>
              </w:rPr>
              <w:t>Server and system configuration details</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97C3CEA" w14:textId="195672DE" w:rsidR="004A1F06" w:rsidRPr="000E4E52" w:rsidRDefault="004A1F06" w:rsidP="009C6070">
            <w:pPr>
              <w:pStyle w:val="Tablebullet1"/>
              <w:ind w:left="196" w:hanging="196"/>
              <w:rPr>
                <w:rFonts w:ascii="Aptos Narrow" w:hAnsi="Aptos Narrow"/>
                <w:sz w:val="24"/>
                <w:szCs w:val="24"/>
              </w:rPr>
            </w:pPr>
            <w:r w:rsidRPr="000E4E52">
              <w:rPr>
                <w:rFonts w:ascii="Aptos Narrow" w:hAnsi="Aptos Narrow"/>
                <w:sz w:val="24"/>
                <w:szCs w:val="24"/>
              </w:rPr>
              <w:t xml:space="preserve">Documented hosting environment </w:t>
            </w:r>
          </w:p>
          <w:p w14:paraId="0E39C95C" w14:textId="37238E7C" w:rsidR="004A1F06" w:rsidRPr="000E4E52" w:rsidRDefault="004A1F06" w:rsidP="009C6070">
            <w:pPr>
              <w:pStyle w:val="Tablebullet1"/>
              <w:ind w:left="196" w:hanging="196"/>
              <w:rPr>
                <w:rFonts w:ascii="Aptos Narrow" w:hAnsi="Aptos Narrow"/>
                <w:sz w:val="24"/>
                <w:szCs w:val="24"/>
              </w:rPr>
            </w:pPr>
            <w:r w:rsidRPr="000E4E52">
              <w:rPr>
                <w:rFonts w:ascii="Aptos Narrow" w:hAnsi="Aptos Narrow"/>
                <w:sz w:val="24"/>
                <w:szCs w:val="24"/>
              </w:rPr>
              <w:t xml:space="preserve">Pilot standard hosting practices documentation </w:t>
            </w:r>
          </w:p>
          <w:p w14:paraId="4F00AF29" w14:textId="2F767464" w:rsidR="00B865C2" w:rsidRPr="00B865C2" w:rsidRDefault="004A1F06" w:rsidP="009C6070">
            <w:pPr>
              <w:pStyle w:val="Tablebullet1"/>
              <w:ind w:left="196" w:hanging="196"/>
              <w:rPr>
                <w:rFonts w:ascii="Aptos Narrow" w:hAnsi="Aptos Narrow"/>
                <w:sz w:val="24"/>
                <w:szCs w:val="24"/>
              </w:rPr>
            </w:pPr>
            <w:r w:rsidRPr="000E4E52">
              <w:rPr>
                <w:rFonts w:ascii="Aptos Narrow" w:hAnsi="Aptos Narrow"/>
                <w:sz w:val="24"/>
                <w:szCs w:val="24"/>
              </w:rPr>
              <w:t>Configuration documentation</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58EB7AA" w14:textId="2E8DF3C7" w:rsidR="000812C4" w:rsidRPr="000E4E52" w:rsidRDefault="000812C4" w:rsidP="009C6070">
            <w:pPr>
              <w:pStyle w:val="Tablebullet1"/>
              <w:ind w:left="196" w:hanging="196"/>
              <w:rPr>
                <w:rFonts w:ascii="Aptos Narrow" w:hAnsi="Aptos Narrow"/>
                <w:sz w:val="24"/>
                <w:szCs w:val="24"/>
              </w:rPr>
            </w:pPr>
            <w:r w:rsidRPr="000E4E52">
              <w:rPr>
                <w:rFonts w:ascii="Aptos Narrow" w:hAnsi="Aptos Narrow"/>
                <w:sz w:val="24"/>
                <w:szCs w:val="24"/>
              </w:rPr>
              <w:t xml:space="preserve">Standard hosting pattern documentation </w:t>
            </w:r>
          </w:p>
          <w:p w14:paraId="4F2898A6" w14:textId="05318442" w:rsidR="000812C4" w:rsidRPr="000E4E52" w:rsidRDefault="000812C4" w:rsidP="009C6070">
            <w:pPr>
              <w:pStyle w:val="Tablebullet1"/>
              <w:ind w:left="196" w:hanging="196"/>
              <w:rPr>
                <w:rFonts w:ascii="Aptos Narrow" w:hAnsi="Aptos Narrow"/>
                <w:sz w:val="24"/>
                <w:szCs w:val="24"/>
              </w:rPr>
            </w:pPr>
            <w:r w:rsidRPr="000E4E52">
              <w:rPr>
                <w:rFonts w:ascii="Aptos Narrow" w:hAnsi="Aptos Narrow"/>
                <w:sz w:val="24"/>
                <w:szCs w:val="24"/>
              </w:rPr>
              <w:t xml:space="preserve">Catalog of common or shared services </w:t>
            </w:r>
          </w:p>
          <w:p w14:paraId="684CA5AA" w14:textId="5125EFED" w:rsidR="00B865C2" w:rsidRPr="00B865C2" w:rsidRDefault="000812C4" w:rsidP="009C6070">
            <w:pPr>
              <w:pStyle w:val="Tablebullet1"/>
              <w:ind w:left="196" w:hanging="196"/>
              <w:rPr>
                <w:rFonts w:ascii="Aptos Narrow" w:hAnsi="Aptos Narrow"/>
                <w:sz w:val="24"/>
                <w:szCs w:val="24"/>
              </w:rPr>
            </w:pPr>
            <w:r w:rsidRPr="000E4E52">
              <w:rPr>
                <w:rFonts w:ascii="Aptos Narrow" w:hAnsi="Aptos Narrow"/>
                <w:sz w:val="24"/>
                <w:szCs w:val="24"/>
              </w:rPr>
              <w:t>Environment architecture diagrams</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F1B024E" w14:textId="2B4D35E2" w:rsidR="001A015E" w:rsidRPr="000E4E52" w:rsidRDefault="001A015E" w:rsidP="009C6070">
            <w:pPr>
              <w:pStyle w:val="Tablebullet1"/>
              <w:ind w:left="196" w:hanging="196"/>
              <w:rPr>
                <w:rFonts w:ascii="Aptos Narrow" w:hAnsi="Aptos Narrow"/>
                <w:sz w:val="24"/>
                <w:szCs w:val="24"/>
              </w:rPr>
            </w:pPr>
            <w:r w:rsidRPr="000E4E52">
              <w:rPr>
                <w:rFonts w:ascii="Aptos Narrow" w:hAnsi="Aptos Narrow"/>
                <w:sz w:val="24"/>
                <w:szCs w:val="24"/>
              </w:rPr>
              <w:t xml:space="preserve">Hosting standards or reference architecture </w:t>
            </w:r>
          </w:p>
          <w:p w14:paraId="7A3457A7" w14:textId="7EC8D071" w:rsidR="001A015E" w:rsidRPr="000E4E52" w:rsidRDefault="001A015E" w:rsidP="009C6070">
            <w:pPr>
              <w:pStyle w:val="Tablebullet1"/>
              <w:ind w:left="196" w:hanging="196"/>
              <w:rPr>
                <w:rFonts w:ascii="Aptos Narrow" w:hAnsi="Aptos Narrow"/>
                <w:sz w:val="24"/>
                <w:szCs w:val="24"/>
              </w:rPr>
            </w:pPr>
            <w:r w:rsidRPr="000E4E52">
              <w:rPr>
                <w:rFonts w:ascii="Aptos Narrow" w:hAnsi="Aptos Narrow"/>
                <w:sz w:val="24"/>
                <w:szCs w:val="24"/>
              </w:rPr>
              <w:t xml:space="preserve">Automation and infrastructure-as-code documentation </w:t>
            </w:r>
          </w:p>
          <w:p w14:paraId="5F7C4891" w14:textId="1EBF94E2" w:rsidR="00B865C2" w:rsidRPr="00B865C2" w:rsidRDefault="001A015E" w:rsidP="009C6070">
            <w:pPr>
              <w:pStyle w:val="Tablebullet1"/>
              <w:ind w:left="196" w:hanging="196"/>
              <w:rPr>
                <w:rFonts w:ascii="Aptos Narrow" w:hAnsi="Aptos Narrow"/>
                <w:sz w:val="24"/>
                <w:szCs w:val="24"/>
              </w:rPr>
            </w:pPr>
            <w:r w:rsidRPr="000E4E52">
              <w:rPr>
                <w:rFonts w:ascii="Aptos Narrow" w:hAnsi="Aptos Narrow"/>
                <w:sz w:val="24"/>
                <w:szCs w:val="24"/>
              </w:rPr>
              <w:t>Shared resource</w:t>
            </w:r>
            <w:r w:rsidR="00B865C2" w:rsidRPr="00B865C2">
              <w:rPr>
                <w:rFonts w:ascii="Aptos Narrow" w:hAnsi="Aptos Narrow"/>
                <w:sz w:val="24"/>
                <w:szCs w:val="24"/>
              </w:rPr>
              <w:t xml:space="preserve"> documentation</w:t>
            </w:r>
          </w:p>
        </w:tc>
        <w:tc>
          <w:tcPr>
            <w:tcW w:w="28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C583EB6" w14:textId="170265EE" w:rsidR="00A9549F" w:rsidRPr="000E4E52" w:rsidRDefault="00A9549F" w:rsidP="009C6070">
            <w:pPr>
              <w:pStyle w:val="Tablebullet1"/>
              <w:ind w:left="196" w:hanging="196"/>
              <w:rPr>
                <w:rFonts w:ascii="Aptos Narrow" w:hAnsi="Aptos Narrow"/>
                <w:sz w:val="24"/>
                <w:szCs w:val="24"/>
              </w:rPr>
            </w:pPr>
            <w:r w:rsidRPr="000E4E52">
              <w:rPr>
                <w:rFonts w:ascii="Aptos Narrow" w:hAnsi="Aptos Narrow"/>
                <w:sz w:val="24"/>
                <w:szCs w:val="24"/>
              </w:rPr>
              <w:t xml:space="preserve">Proactive hosting management and monitoring documentation </w:t>
            </w:r>
          </w:p>
          <w:p w14:paraId="106AC8E0" w14:textId="76863A3B" w:rsidR="00A9549F" w:rsidRPr="000E4E52" w:rsidRDefault="00A9549F" w:rsidP="009C6070">
            <w:pPr>
              <w:pStyle w:val="Tablebullet1"/>
              <w:ind w:left="196" w:hanging="196"/>
              <w:rPr>
                <w:rFonts w:ascii="Aptos Narrow" w:hAnsi="Aptos Narrow"/>
                <w:sz w:val="24"/>
                <w:szCs w:val="24"/>
              </w:rPr>
            </w:pPr>
            <w:r w:rsidRPr="000E4E52">
              <w:rPr>
                <w:rFonts w:ascii="Aptos Narrow" w:hAnsi="Aptos Narrow"/>
                <w:sz w:val="24"/>
                <w:szCs w:val="24"/>
              </w:rPr>
              <w:t xml:space="preserve">Documentation of automated performance and reliability optimization </w:t>
            </w:r>
          </w:p>
          <w:p w14:paraId="3DF8CC66" w14:textId="1F1A45D8" w:rsidR="00B865C2" w:rsidRPr="00B865C2" w:rsidRDefault="00A9549F" w:rsidP="009C6070">
            <w:pPr>
              <w:pStyle w:val="Tablebullet1"/>
              <w:ind w:left="196" w:hanging="196"/>
              <w:rPr>
                <w:rFonts w:ascii="Aptos Narrow" w:hAnsi="Aptos Narrow"/>
                <w:sz w:val="24"/>
                <w:szCs w:val="24"/>
              </w:rPr>
            </w:pPr>
            <w:r w:rsidRPr="000E4E52">
              <w:rPr>
                <w:rFonts w:ascii="Aptos Narrow" w:hAnsi="Aptos Narrow"/>
                <w:sz w:val="24"/>
                <w:szCs w:val="24"/>
              </w:rPr>
              <w:t>Shared resource reuse catalog and reporting</w:t>
            </w:r>
          </w:p>
        </w:tc>
      </w:tr>
    </w:tbl>
    <w:p w14:paraId="11C0E2AD" w14:textId="77777777" w:rsidR="005E7AA3" w:rsidRPr="005E7AA3" w:rsidRDefault="005E7AA3" w:rsidP="005E7AA3"/>
    <w:p w14:paraId="5E0CE3EB" w14:textId="4F5E809F" w:rsidR="00971E0B" w:rsidRPr="00E14C27" w:rsidRDefault="00971E0B" w:rsidP="001A21D3">
      <w:pPr>
        <w:pStyle w:val="Heading3"/>
      </w:pPr>
      <w:bookmarkStart w:id="49" w:name="_Toc230872750"/>
      <w:r w:rsidRPr="003F1CF8">
        <w:lastRenderedPageBreak/>
        <w:t xml:space="preserve">Table </w:t>
      </w:r>
      <w:r w:rsidR="00B15805">
        <w:t>39</w:t>
      </w:r>
      <w:r w:rsidRPr="003F1CF8">
        <w:t xml:space="preserve">: Aspect </w:t>
      </w:r>
      <w:r>
        <w:t>–</w:t>
      </w:r>
      <w:r w:rsidRPr="003F1CF8">
        <w:t xml:space="preserve"> </w:t>
      </w:r>
      <w:r w:rsidR="00CF1A69">
        <w:t>Business Rules and Workflows</w:t>
      </w:r>
      <w:bookmarkEnd w:id="49"/>
    </w:p>
    <w:p w14:paraId="19A8EC4A" w14:textId="77777777" w:rsidR="00447D82" w:rsidRPr="00B81207" w:rsidRDefault="00447D82" w:rsidP="00B81207">
      <w:pPr>
        <w:rPr>
          <w:i/>
          <w:iCs/>
        </w:rPr>
      </w:pPr>
      <w:r w:rsidRPr="00B81207">
        <w:rPr>
          <w:i/>
          <w:iCs/>
        </w:rPr>
        <w:t>Does the Medicaid application enable and support SMA business processes?</w:t>
      </w:r>
    </w:p>
    <w:tbl>
      <w:tblPr>
        <w:tblW w:w="5409" w:type="pct"/>
        <w:tblLayout w:type="fixed"/>
        <w:tblCellMar>
          <w:left w:w="14" w:type="dxa"/>
          <w:right w:w="14" w:type="dxa"/>
        </w:tblCellMar>
        <w:tblLook w:val="0420" w:firstRow="1" w:lastRow="0" w:firstColumn="0" w:lastColumn="0" w:noHBand="0" w:noVBand="1"/>
        <w:tblCaption w:val="Table 39: Aspect– Business Rules and Workflows"/>
        <w:tblDescription w:val="Table 39 provides five levels of maturity criteria and suggested documentation for the aspect – Business Rules and Workflows, within the Technical Architecture (TA) Maturity Criteria."/>
      </w:tblPr>
      <w:tblGrid>
        <w:gridCol w:w="1699"/>
        <w:gridCol w:w="2462"/>
        <w:gridCol w:w="2462"/>
        <w:gridCol w:w="2462"/>
        <w:gridCol w:w="2462"/>
        <w:gridCol w:w="2462"/>
      </w:tblGrid>
      <w:tr w:rsidR="00F60A19" w:rsidRPr="006E7D1A" w14:paraId="18D6964B" w14:textId="77777777" w:rsidTr="0072506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E19B556" w14:textId="7C9AB9C9"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4E752B" w14:textId="64E5970B"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17AD361" w14:textId="630DBD65"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00BD208" w14:textId="2127A755"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08553AD" w14:textId="094B20FA"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828289" w14:textId="79605B95"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Level 5: Optimized</w:t>
            </w:r>
          </w:p>
        </w:tc>
      </w:tr>
      <w:tr w:rsidR="00187437" w:rsidRPr="006E7D1A" w14:paraId="2378CE67" w14:textId="77777777" w:rsidTr="0072506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7B506A86" w14:textId="06E29334" w:rsidR="00187437" w:rsidRPr="00187437" w:rsidRDefault="00187437" w:rsidP="00187437">
            <w:pPr>
              <w:pStyle w:val="TableText"/>
              <w:keepNext/>
              <w:keepLines/>
              <w:rPr>
                <w:rFonts w:ascii="Aptos Narrow" w:hAnsi="Aptos Narrow"/>
                <w:b/>
                <w:sz w:val="24"/>
                <w:szCs w:val="24"/>
              </w:rPr>
            </w:pPr>
            <w:r w:rsidRPr="00187437">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13881F" w14:textId="6266BA12" w:rsidR="00187437" w:rsidRPr="00187437" w:rsidRDefault="00187437" w:rsidP="00187437">
            <w:pPr>
              <w:pStyle w:val="TableText"/>
              <w:rPr>
                <w:rFonts w:ascii="Aptos Narrow" w:hAnsi="Aptos Narrow"/>
                <w:color w:val="000000"/>
                <w:sz w:val="24"/>
                <w:szCs w:val="24"/>
              </w:rPr>
            </w:pPr>
            <w:r w:rsidRPr="00187437">
              <w:rPr>
                <w:rFonts w:ascii="Aptos Narrow" w:hAnsi="Aptos Narrow"/>
                <w:color w:val="000000"/>
                <w:sz w:val="24"/>
                <w:szCs w:val="24"/>
              </w:rPr>
              <w:t>The MES application or module has business rules and workflows that are hard</w:t>
            </w:r>
            <w:r w:rsidR="0022038A" w:rsidRPr="00187437">
              <w:rPr>
                <w:rFonts w:ascii="Aptos Narrow" w:hAnsi="Aptos Narrow"/>
                <w:color w:val="000000"/>
                <w:sz w:val="24"/>
                <w:szCs w:val="24"/>
              </w:rPr>
              <w:t xml:space="preserve"> </w:t>
            </w:r>
            <w:r w:rsidRPr="00187437">
              <w:rPr>
                <w:rFonts w:ascii="Aptos Narrow" w:hAnsi="Aptos Narrow"/>
                <w:color w:val="000000"/>
                <w:sz w:val="24"/>
                <w:szCs w:val="24"/>
              </w:rPr>
              <w:t>coded into source code and require technical staff to change. There is no documentation, no separation between rules and code, and no ability for business users to understand or influence how rules operate.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359E767" w14:textId="0D1BC283" w:rsidR="00187437" w:rsidRPr="00187437" w:rsidRDefault="00187437" w:rsidP="00187437">
            <w:pPr>
              <w:pStyle w:val="TableText"/>
              <w:rPr>
                <w:rFonts w:ascii="Aptos Narrow" w:hAnsi="Aptos Narrow"/>
                <w:color w:val="000000"/>
                <w:sz w:val="24"/>
                <w:szCs w:val="24"/>
              </w:rPr>
            </w:pPr>
            <w:r w:rsidRPr="00187437">
              <w:rPr>
                <w:rFonts w:ascii="Aptos Narrow" w:hAnsi="Aptos Narrow"/>
                <w:color w:val="000000"/>
                <w:sz w:val="24"/>
                <w:szCs w:val="24"/>
              </w:rPr>
              <w:t>The MES application or module has business rules and workflows that remain hard-coded but are documented for internal use by technical staff. Documentation is not in a business-readable format, rules are not separated from code, and changes still depend entirely on technical resources.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B0F2199" w14:textId="59DD7174" w:rsidR="00187437" w:rsidRPr="00187437" w:rsidRDefault="00187437" w:rsidP="00187437">
            <w:pPr>
              <w:pStyle w:val="TableText"/>
              <w:rPr>
                <w:rFonts w:ascii="Aptos Narrow" w:hAnsi="Aptos Narrow"/>
                <w:sz w:val="24"/>
                <w:szCs w:val="24"/>
              </w:rPr>
            </w:pPr>
            <w:r w:rsidRPr="00187437">
              <w:rPr>
                <w:rFonts w:ascii="Aptos Narrow" w:hAnsi="Aptos Narrow"/>
                <w:sz w:val="24"/>
                <w:szCs w:val="24"/>
              </w:rPr>
              <w:t>The MES application or module has business rules and workflows documented in a human-readable format and maintained separately from scripts or code. Rules are not yet externalized from the application itself, are not reused across modules, and still require code changes to update.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E88D9DA" w14:textId="361DDF99" w:rsidR="00187437" w:rsidRPr="00187437" w:rsidRDefault="00187437" w:rsidP="00187437">
            <w:pPr>
              <w:pStyle w:val="TableText"/>
              <w:rPr>
                <w:rFonts w:ascii="Aptos Narrow" w:hAnsi="Aptos Narrow"/>
                <w:sz w:val="24"/>
                <w:szCs w:val="24"/>
              </w:rPr>
            </w:pPr>
            <w:r w:rsidRPr="00187437">
              <w:rPr>
                <w:rFonts w:ascii="Aptos Narrow" w:hAnsi="Aptos Narrow"/>
                <w:sz w:val="24"/>
                <w:szCs w:val="24"/>
              </w:rPr>
              <w:t>The MES application or module has business rules and workflows externalized from scripts or source code and reused across multiple applications or modules. Rules are not yet versioned across the MES, governance over reuse is informal, and updates are not driven by automation.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31A4FEC" w14:textId="3F75BFBC" w:rsidR="00187437" w:rsidRPr="00187437" w:rsidRDefault="00187437" w:rsidP="00187437">
            <w:pPr>
              <w:pStyle w:val="TableText"/>
              <w:rPr>
                <w:rFonts w:ascii="Aptos Narrow" w:hAnsi="Aptos Narrow"/>
                <w:sz w:val="24"/>
                <w:szCs w:val="24"/>
              </w:rPr>
            </w:pPr>
            <w:r w:rsidRPr="00187437">
              <w:rPr>
                <w:rFonts w:ascii="Aptos Narrow" w:hAnsi="Aptos Narrow"/>
                <w:sz w:val="24"/>
                <w:szCs w:val="24"/>
              </w:rPr>
              <w:t>The MES application or module has business rules and workflows that are fully externalized, versioned, and reused across the MES, with adjustments made through policy-informed automation. There are no hard-coded rules, no duplicated logic across modules, and no purely manual rule changes — business rules are managed as a governed, reusable asset.</w:t>
            </w:r>
          </w:p>
        </w:tc>
      </w:tr>
      <w:tr w:rsidR="006F538E" w:rsidRPr="006E7D1A" w14:paraId="2800B7D6" w14:textId="77777777" w:rsidTr="00725067">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271CD56" w14:textId="6B45AC9B" w:rsidR="00923D87" w:rsidRDefault="00923D87" w:rsidP="006F538E">
            <w:pPr>
              <w:pStyle w:val="TableText"/>
              <w:rPr>
                <w:rFonts w:ascii="Aptos Narrow" w:hAnsi="Aptos Narrow"/>
                <w:b/>
                <w:sz w:val="24"/>
                <w:szCs w:val="24"/>
              </w:rPr>
            </w:pPr>
            <w:r>
              <w:rPr>
                <w:rFonts w:ascii="Aptos Narrow" w:hAnsi="Aptos Narrow"/>
                <w:b/>
                <w:sz w:val="24"/>
                <w:szCs w:val="24"/>
              </w:rPr>
              <w:t>Suggested Documentation</w:t>
            </w:r>
          </w:p>
          <w:p w14:paraId="61F9333D" w14:textId="72F6E3CB" w:rsidR="00923D87" w:rsidRDefault="00DE0A35" w:rsidP="0022038A">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2FA392" w14:textId="527F76FC" w:rsidR="006F538E" w:rsidRPr="006F538E" w:rsidRDefault="00177071" w:rsidP="0022038A">
            <w:pPr>
              <w:pStyle w:val="Tablebullet1"/>
              <w:rPr>
                <w:rFonts w:ascii="Aptos Narrow" w:hAnsi="Aptos Narrow"/>
                <w:sz w:val="24"/>
                <w:szCs w:val="24"/>
              </w:rPr>
            </w:pPr>
            <w:r w:rsidRPr="002435BB">
              <w:rPr>
                <w:rFonts w:ascii="Aptos Narrow" w:hAnsi="Aptos Narrow"/>
                <w:sz w:val="24"/>
                <w:szCs w:val="24"/>
              </w:rPr>
              <w:t xml:space="preserve">Some </w:t>
            </w:r>
            <w:r w:rsidR="00D82E34" w:rsidRPr="002435BB">
              <w:rPr>
                <w:rFonts w:ascii="Aptos Narrow" w:hAnsi="Aptos Narrow"/>
                <w:sz w:val="24"/>
                <w:szCs w:val="24"/>
              </w:rPr>
              <w:t xml:space="preserve">form of </w:t>
            </w:r>
            <w:r w:rsidR="008F6615" w:rsidRPr="002435BB">
              <w:rPr>
                <w:rFonts w:ascii="Aptos Narrow" w:hAnsi="Aptos Narrow"/>
                <w:sz w:val="24"/>
                <w:szCs w:val="24"/>
              </w:rPr>
              <w:t>a</w:t>
            </w:r>
            <w:r w:rsidR="006F538E" w:rsidRPr="002435BB">
              <w:rPr>
                <w:rFonts w:ascii="Aptos Narrow" w:hAnsi="Aptos Narrow"/>
                <w:sz w:val="24"/>
                <w:szCs w:val="24"/>
              </w:rPr>
              <w:t>pplication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9BE8995" w14:textId="3B27512F" w:rsidR="00780A3E" w:rsidRPr="003F448D" w:rsidRDefault="00780A3E" w:rsidP="00780A3E">
            <w:pPr>
              <w:pStyle w:val="Tablebullet1"/>
              <w:rPr>
                <w:rFonts w:ascii="Aptos Narrow" w:hAnsi="Aptos Narrow"/>
                <w:sz w:val="24"/>
                <w:szCs w:val="24"/>
              </w:rPr>
            </w:pPr>
            <w:r w:rsidRPr="003F448D">
              <w:rPr>
                <w:rFonts w:ascii="Aptos Narrow" w:hAnsi="Aptos Narrow"/>
                <w:sz w:val="24"/>
                <w:szCs w:val="24"/>
              </w:rPr>
              <w:t xml:space="preserve">Technical documentation of business rules and workflows for internal use </w:t>
            </w:r>
          </w:p>
          <w:p w14:paraId="2EA2EDE9" w14:textId="6EAAC364" w:rsidR="006F538E" w:rsidRPr="006F538E" w:rsidRDefault="00780A3E" w:rsidP="006F538E">
            <w:pPr>
              <w:pStyle w:val="Tablebullet1"/>
              <w:rPr>
                <w:rFonts w:ascii="Aptos Narrow" w:hAnsi="Aptos Narrow"/>
                <w:sz w:val="24"/>
                <w:szCs w:val="24"/>
              </w:rPr>
            </w:pPr>
            <w:r w:rsidRPr="003F448D">
              <w:rPr>
                <w:rFonts w:ascii="Aptos Narrow" w:hAnsi="Aptos Narrow"/>
                <w:sz w:val="24"/>
                <w:szCs w:val="24"/>
              </w:rPr>
              <w:t>Developer reference notes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F252BD6" w14:textId="2F2D0B81" w:rsidR="00F16482" w:rsidRPr="003F448D" w:rsidRDefault="00F16482" w:rsidP="003F448D">
            <w:pPr>
              <w:pStyle w:val="Tablebullet1"/>
              <w:rPr>
                <w:rFonts w:ascii="Aptos Narrow" w:hAnsi="Aptos Narrow"/>
                <w:sz w:val="24"/>
                <w:szCs w:val="24"/>
              </w:rPr>
            </w:pPr>
            <w:r w:rsidRPr="003F448D">
              <w:rPr>
                <w:rFonts w:ascii="Aptos Narrow" w:hAnsi="Aptos Narrow"/>
                <w:sz w:val="24"/>
                <w:szCs w:val="24"/>
              </w:rPr>
              <w:t xml:space="preserve">Business rules documented in a human-readable format </w:t>
            </w:r>
          </w:p>
          <w:p w14:paraId="200F668B" w14:textId="1A88B81A" w:rsidR="00F16482" w:rsidRPr="003F448D" w:rsidRDefault="00F16482" w:rsidP="003F448D">
            <w:pPr>
              <w:pStyle w:val="Tablebullet1"/>
              <w:rPr>
                <w:rFonts w:ascii="Aptos Narrow" w:hAnsi="Aptos Narrow"/>
                <w:sz w:val="24"/>
                <w:szCs w:val="24"/>
              </w:rPr>
            </w:pPr>
            <w:r w:rsidRPr="003F448D">
              <w:rPr>
                <w:rFonts w:ascii="Aptos Narrow" w:hAnsi="Aptos Narrow"/>
                <w:sz w:val="24"/>
                <w:szCs w:val="24"/>
              </w:rPr>
              <w:t xml:space="preserve">Workflow diagrams and process maps </w:t>
            </w:r>
          </w:p>
          <w:p w14:paraId="3B8DBD44" w14:textId="0B30E145" w:rsidR="006F538E" w:rsidRPr="006F538E" w:rsidRDefault="00F16482" w:rsidP="006F538E">
            <w:pPr>
              <w:pStyle w:val="Tablebullet1"/>
              <w:rPr>
                <w:rFonts w:ascii="Aptos Narrow" w:hAnsi="Aptos Narrow"/>
                <w:sz w:val="24"/>
                <w:szCs w:val="24"/>
              </w:rPr>
            </w:pPr>
            <w:r w:rsidRPr="003F448D">
              <w:rPr>
                <w:rFonts w:ascii="Aptos Narrow" w:hAnsi="Aptos Narrow"/>
                <w:sz w:val="24"/>
                <w:szCs w:val="24"/>
              </w:rPr>
              <w:t>Documentation showing rules maintained separately from code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5B5DEF3" w14:textId="42F3785A" w:rsidR="008F0032" w:rsidRPr="00D95F34" w:rsidRDefault="008F0032" w:rsidP="003F448D">
            <w:pPr>
              <w:pStyle w:val="Tablebullet1"/>
              <w:rPr>
                <w:rFonts w:ascii="Aptos Narrow" w:hAnsi="Aptos Narrow"/>
                <w:sz w:val="24"/>
                <w:szCs w:val="24"/>
              </w:rPr>
            </w:pPr>
            <w:r w:rsidRPr="00D95F34">
              <w:rPr>
                <w:rFonts w:ascii="Aptos Narrow" w:hAnsi="Aptos Narrow"/>
                <w:sz w:val="24"/>
                <w:szCs w:val="24"/>
              </w:rPr>
              <w:t xml:space="preserve">Externalized business rules repository documentation </w:t>
            </w:r>
          </w:p>
          <w:p w14:paraId="2D36B7D7" w14:textId="0726E52E" w:rsidR="008F0032" w:rsidRPr="00D95F34" w:rsidRDefault="008F0032" w:rsidP="003F448D">
            <w:pPr>
              <w:pStyle w:val="Tablebullet1"/>
              <w:rPr>
                <w:rFonts w:ascii="Aptos Narrow" w:hAnsi="Aptos Narrow"/>
                <w:sz w:val="24"/>
                <w:szCs w:val="24"/>
              </w:rPr>
            </w:pPr>
            <w:r w:rsidRPr="00D95F34">
              <w:rPr>
                <w:rFonts w:ascii="Aptos Narrow" w:hAnsi="Aptos Narrow"/>
                <w:sz w:val="24"/>
                <w:szCs w:val="24"/>
              </w:rPr>
              <w:t xml:space="preserve">Documentation of rules reused across applications or modules </w:t>
            </w:r>
          </w:p>
          <w:p w14:paraId="47A2A754" w14:textId="6612A42D" w:rsidR="006F538E" w:rsidRPr="006F538E" w:rsidRDefault="008F0032" w:rsidP="006F538E">
            <w:pPr>
              <w:pStyle w:val="Tablebullet1"/>
              <w:rPr>
                <w:rFonts w:ascii="Aptos Narrow" w:hAnsi="Aptos Narrow"/>
                <w:sz w:val="24"/>
                <w:szCs w:val="24"/>
              </w:rPr>
            </w:pPr>
            <w:r w:rsidRPr="009B41EA">
              <w:rPr>
                <w:rFonts w:ascii="Aptos Narrow" w:hAnsi="Aptos Narrow"/>
                <w:sz w:val="24"/>
                <w:szCs w:val="24"/>
              </w:rPr>
              <w:t>Business rules engine or configuration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4B84178" w14:textId="40A80AC1" w:rsidR="008B558F" w:rsidRPr="00785B42" w:rsidRDefault="008B558F" w:rsidP="003F448D">
            <w:pPr>
              <w:pStyle w:val="Tablebullet1"/>
              <w:rPr>
                <w:rFonts w:ascii="Aptos Narrow" w:hAnsi="Aptos Narrow"/>
                <w:sz w:val="24"/>
                <w:szCs w:val="24"/>
              </w:rPr>
            </w:pPr>
            <w:r w:rsidRPr="00785B42">
              <w:rPr>
                <w:rFonts w:ascii="Aptos Narrow" w:hAnsi="Aptos Narrow"/>
                <w:sz w:val="24"/>
                <w:szCs w:val="24"/>
              </w:rPr>
              <w:t xml:space="preserve">Rule versioning and change history </w:t>
            </w:r>
          </w:p>
          <w:p w14:paraId="75BE1F76" w14:textId="77777777" w:rsidR="008D5586" w:rsidRPr="00785B42" w:rsidRDefault="008B558F" w:rsidP="008D5586">
            <w:pPr>
              <w:pStyle w:val="Tablebullet1"/>
              <w:rPr>
                <w:rFonts w:ascii="Aptos Narrow" w:hAnsi="Aptos Narrow"/>
                <w:sz w:val="24"/>
                <w:szCs w:val="24"/>
              </w:rPr>
            </w:pPr>
            <w:r w:rsidRPr="00785B42">
              <w:rPr>
                <w:rFonts w:ascii="Aptos Narrow" w:hAnsi="Aptos Narrow"/>
                <w:sz w:val="24"/>
                <w:szCs w:val="24"/>
              </w:rPr>
              <w:t xml:space="preserve">Governance documentation for reuse across the MES </w:t>
            </w:r>
          </w:p>
          <w:p w14:paraId="45FA223F" w14:textId="450C885E" w:rsidR="006F538E" w:rsidRPr="0022038A" w:rsidRDefault="008B558F" w:rsidP="006F538E">
            <w:pPr>
              <w:pStyle w:val="Tablebullet1"/>
              <w:rPr>
                <w:sz w:val="24"/>
                <w:szCs w:val="24"/>
              </w:rPr>
            </w:pPr>
            <w:r w:rsidRPr="003F448D">
              <w:rPr>
                <w:rFonts w:ascii="Aptos Narrow" w:eastAsia="Times New Roman" w:hAnsi="Aptos Narrow" w:cs="Times New Roman"/>
                <w:kern w:val="0"/>
                <w:sz w:val="24"/>
                <w:szCs w:val="24"/>
                <w14:ligatures w14:val="none"/>
              </w:rPr>
              <w:t>Policy-to-rule mapping and automation documentatio</w:t>
            </w:r>
            <w:r w:rsidR="0022038A">
              <w:rPr>
                <w:rFonts w:ascii="Aptos Narrow" w:eastAsia="Times New Roman" w:hAnsi="Aptos Narrow" w:cs="Times New Roman"/>
                <w:kern w:val="0"/>
                <w:sz w:val="24"/>
                <w:szCs w:val="24"/>
                <w14:ligatures w14:val="none"/>
              </w:rPr>
              <w:t>n</w:t>
            </w:r>
          </w:p>
        </w:tc>
      </w:tr>
    </w:tbl>
    <w:p w14:paraId="577B6924" w14:textId="0A7027C2" w:rsidR="00971E0B" w:rsidRPr="00E14C27" w:rsidRDefault="00971E0B" w:rsidP="001A21D3">
      <w:pPr>
        <w:pStyle w:val="Heading3"/>
      </w:pPr>
      <w:bookmarkStart w:id="50" w:name="_Toc230872751"/>
      <w:r w:rsidRPr="00447D82">
        <w:lastRenderedPageBreak/>
        <w:t>Table</w:t>
      </w:r>
      <w:r w:rsidRPr="003F1CF8">
        <w:t xml:space="preserve"> </w:t>
      </w:r>
      <w:r w:rsidR="00B15805">
        <w:t>40</w:t>
      </w:r>
      <w:r w:rsidRPr="003F1CF8">
        <w:t xml:space="preserve">: Aspect </w:t>
      </w:r>
      <w:r>
        <w:t>–</w:t>
      </w:r>
      <w:r w:rsidR="00AF4EEB">
        <w:t xml:space="preserve"> Modular Architecture</w:t>
      </w:r>
      <w:bookmarkEnd w:id="50"/>
    </w:p>
    <w:p w14:paraId="4FFF6629" w14:textId="77777777" w:rsidR="008F7F12" w:rsidRPr="00B81207" w:rsidRDefault="008F7F12" w:rsidP="00B81207">
      <w:pPr>
        <w:rPr>
          <w:i/>
          <w:iCs/>
        </w:rPr>
      </w:pPr>
      <w:r w:rsidRPr="00B81207">
        <w:rPr>
          <w:i/>
          <w:iCs/>
        </w:rPr>
        <w:t>Can the Medicaid application and its services be changed or updated without impacting the system?</w:t>
      </w:r>
    </w:p>
    <w:tbl>
      <w:tblPr>
        <w:tblW w:w="5409" w:type="pct"/>
        <w:tblLayout w:type="fixed"/>
        <w:tblCellMar>
          <w:left w:w="14" w:type="dxa"/>
          <w:right w:w="14" w:type="dxa"/>
        </w:tblCellMar>
        <w:tblLook w:val="0420" w:firstRow="1" w:lastRow="0" w:firstColumn="0" w:lastColumn="0" w:noHBand="0" w:noVBand="1"/>
        <w:tblCaption w:val="Table 40: Aspect– Modular Architecture"/>
        <w:tblDescription w:val="Table 40 provides five levels of maturity criteria and suggested documentation for the aspect – Modular Architecture, within the Technical Architecture (TA) Maturity Criteria."/>
      </w:tblPr>
      <w:tblGrid>
        <w:gridCol w:w="1699"/>
        <w:gridCol w:w="2462"/>
        <w:gridCol w:w="2462"/>
        <w:gridCol w:w="2462"/>
        <w:gridCol w:w="2462"/>
        <w:gridCol w:w="2462"/>
      </w:tblGrid>
      <w:tr w:rsidR="00F60A19" w:rsidRPr="000D78CE" w14:paraId="59ABEE5D" w14:textId="77777777" w:rsidTr="0072506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E994444" w14:textId="74AF5FCD"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8DCAF09" w14:textId="00A659AB"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99827A6" w14:textId="652F0962"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D35B258" w14:textId="5887F015"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07A5CD" w14:textId="72123CA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A233DA" w14:textId="4A02CC5F"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5: Optimized</w:t>
            </w:r>
          </w:p>
        </w:tc>
      </w:tr>
      <w:tr w:rsidR="008B7DD8" w:rsidRPr="000D78CE" w14:paraId="26047399" w14:textId="77777777" w:rsidTr="0072506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3E43A28" w14:textId="07C0391C" w:rsidR="008B7DD8" w:rsidRPr="008B7DD8" w:rsidRDefault="008B7DD8" w:rsidP="008B7DD8">
            <w:pPr>
              <w:pStyle w:val="TableText"/>
              <w:keepNext/>
              <w:keepLines/>
              <w:rPr>
                <w:rFonts w:ascii="Aptos Narrow" w:hAnsi="Aptos Narrow"/>
                <w:b/>
                <w:sz w:val="24"/>
                <w:szCs w:val="24"/>
              </w:rPr>
            </w:pPr>
            <w:r w:rsidRPr="008B7DD8">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597D83D" w14:textId="0D11C36B" w:rsidR="008B7DD8" w:rsidRPr="008B7DD8" w:rsidRDefault="008B7DD8" w:rsidP="008B7DD8">
            <w:pPr>
              <w:pStyle w:val="TableText"/>
              <w:rPr>
                <w:rFonts w:ascii="Aptos Narrow" w:hAnsi="Aptos Narrow"/>
                <w:color w:val="000000"/>
                <w:sz w:val="24"/>
                <w:szCs w:val="24"/>
              </w:rPr>
            </w:pPr>
            <w:r w:rsidRPr="008B7DD8">
              <w:rPr>
                <w:rFonts w:ascii="Aptos Narrow" w:hAnsi="Aptos Narrow"/>
                <w:color w:val="000000"/>
                <w:sz w:val="24"/>
                <w:szCs w:val="24"/>
              </w:rPr>
              <w:t>The MES application or module is a large, complex system where changes require system-level updates. There are no independently deployable services, no separation of common functions, and no ability to modify one capability without affecting the broader system.</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D4F6F7B" w14:textId="2D82AA21" w:rsidR="008B7DD8" w:rsidRPr="008B7DD8" w:rsidRDefault="008B7DD8" w:rsidP="008B7DD8">
            <w:pPr>
              <w:pStyle w:val="TableText"/>
              <w:rPr>
                <w:rFonts w:ascii="Aptos Narrow" w:hAnsi="Aptos Narrow"/>
                <w:color w:val="000000"/>
                <w:sz w:val="24"/>
                <w:szCs w:val="24"/>
              </w:rPr>
            </w:pPr>
            <w:r w:rsidRPr="008B7DD8">
              <w:rPr>
                <w:rFonts w:ascii="Aptos Narrow" w:hAnsi="Aptos Narrow"/>
                <w:color w:val="000000"/>
                <w:sz w:val="24"/>
                <w:szCs w:val="24"/>
              </w:rPr>
              <w:t>The MES application or module has identified some services as candidates for modularity. Those services are not yet separated from the core application, cannot be deployed independently, and are not reused by other modules.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B749AED" w14:textId="64B1AFD6" w:rsidR="008B7DD8" w:rsidRPr="008B7DD8" w:rsidRDefault="008B7DD8" w:rsidP="008B7DD8">
            <w:pPr>
              <w:pStyle w:val="TableText"/>
              <w:rPr>
                <w:rFonts w:ascii="Aptos Narrow" w:hAnsi="Aptos Narrow"/>
                <w:sz w:val="24"/>
                <w:szCs w:val="24"/>
              </w:rPr>
            </w:pPr>
            <w:r w:rsidRPr="008B7DD8">
              <w:rPr>
                <w:rFonts w:ascii="Aptos Narrow" w:hAnsi="Aptos Narrow"/>
                <w:sz w:val="24"/>
                <w:szCs w:val="24"/>
              </w:rPr>
              <w:t>The MES application or module has common services that can be deployed independently of the application or module. Those services are not yet reused across other MES applications, redundancy still exists between modules, and there is no broader composability strategy.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3683663" w14:textId="120DF159" w:rsidR="008B7DD8" w:rsidRPr="008B7DD8" w:rsidRDefault="008B7DD8" w:rsidP="008B7DD8">
            <w:pPr>
              <w:pStyle w:val="TableText"/>
              <w:rPr>
                <w:rFonts w:ascii="Aptos Narrow" w:hAnsi="Aptos Narrow"/>
                <w:sz w:val="24"/>
                <w:szCs w:val="24"/>
              </w:rPr>
            </w:pPr>
            <w:r w:rsidRPr="008B7DD8">
              <w:rPr>
                <w:rFonts w:ascii="Aptos Narrow" w:hAnsi="Aptos Narrow"/>
                <w:sz w:val="24"/>
                <w:szCs w:val="24"/>
              </w:rPr>
              <w:t>The MES application or module has common services that are reused by other MES applications and modules to reduce redundancy. The system is not yet fully composable, services are not all discrete, and changes to individual capabilities can still require coordinated updates across modules.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FFB47F6" w14:textId="0C6CEE00" w:rsidR="008B7DD8" w:rsidRPr="008B7DD8" w:rsidRDefault="008B7DD8" w:rsidP="008B7DD8">
            <w:pPr>
              <w:pStyle w:val="TableText"/>
              <w:rPr>
                <w:rFonts w:ascii="Aptos Narrow" w:hAnsi="Aptos Narrow"/>
                <w:sz w:val="24"/>
                <w:szCs w:val="24"/>
              </w:rPr>
            </w:pPr>
            <w:r w:rsidRPr="008B7DD8">
              <w:rPr>
                <w:rFonts w:ascii="Aptos Narrow" w:hAnsi="Aptos Narrow"/>
                <w:sz w:val="24"/>
                <w:szCs w:val="24"/>
              </w:rPr>
              <w:t>The MES application or module is fully composable, with discrete services that allow independent and adaptive changes. There are no monolithic dependencies, no duplicated services across modules, and no system-level updates required for capability changes — the architecture supports independent evolution of each service.</w:t>
            </w:r>
          </w:p>
        </w:tc>
      </w:tr>
      <w:tr w:rsidR="00B032B5" w:rsidRPr="005703D5" w14:paraId="37DC2DA3" w14:textId="77777777" w:rsidTr="00725067">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9EEB90E" w14:textId="5571F364" w:rsidR="00923D87" w:rsidRDefault="00923D87" w:rsidP="00B032B5">
            <w:pPr>
              <w:pStyle w:val="TableText"/>
              <w:rPr>
                <w:rFonts w:ascii="Aptos Narrow" w:hAnsi="Aptos Narrow"/>
                <w:b/>
                <w:sz w:val="24"/>
                <w:szCs w:val="24"/>
              </w:rPr>
            </w:pPr>
            <w:r>
              <w:rPr>
                <w:rFonts w:ascii="Aptos Narrow" w:hAnsi="Aptos Narrow"/>
                <w:b/>
                <w:sz w:val="24"/>
                <w:szCs w:val="24"/>
              </w:rPr>
              <w:t>Suggested Documentation</w:t>
            </w:r>
          </w:p>
          <w:p w14:paraId="283B9FDA" w14:textId="5085EAE7" w:rsidR="00923D87" w:rsidRDefault="00DE0A35" w:rsidP="0022038A">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2703561" w14:textId="37F004D0" w:rsidR="00B032B5" w:rsidRPr="003C6E41" w:rsidRDefault="00A531CF" w:rsidP="001E36B2">
            <w:pPr>
              <w:pStyle w:val="Tablebullet1"/>
              <w:rPr>
                <w:rFonts w:ascii="Aptos Narrow" w:hAnsi="Aptos Narrow"/>
                <w:sz w:val="24"/>
                <w:szCs w:val="24"/>
              </w:rPr>
            </w:pPr>
            <w:r w:rsidRPr="003C6E41">
              <w:rPr>
                <w:rFonts w:ascii="Aptos Narrow" w:hAnsi="Aptos Narrow"/>
                <w:sz w:val="24"/>
                <w:szCs w:val="24"/>
              </w:rPr>
              <w:t>Application Architecture Diagrams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5BC9324" w14:textId="79E3897E" w:rsidR="00B032B5" w:rsidRPr="003C6E41" w:rsidRDefault="00A531CF" w:rsidP="00B032B5">
            <w:pPr>
              <w:pStyle w:val="Tablebullet1"/>
              <w:rPr>
                <w:rFonts w:ascii="Aptos Narrow" w:hAnsi="Aptos Narrow"/>
                <w:sz w:val="24"/>
                <w:szCs w:val="24"/>
              </w:rPr>
            </w:pPr>
            <w:r w:rsidRPr="003C6E41">
              <w:rPr>
                <w:rFonts w:ascii="Aptos Narrow" w:hAnsi="Aptos Narrow"/>
                <w:sz w:val="24"/>
                <w:szCs w:val="24"/>
              </w:rPr>
              <w:t>Modularity Planning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E65C22A" w14:textId="38F073D9" w:rsidR="00B032B5" w:rsidRPr="003C6E41" w:rsidRDefault="00A531CF" w:rsidP="00B032B5">
            <w:pPr>
              <w:pStyle w:val="Tablebullet1"/>
              <w:rPr>
                <w:rFonts w:ascii="Aptos Narrow" w:hAnsi="Aptos Narrow"/>
                <w:sz w:val="24"/>
                <w:szCs w:val="24"/>
              </w:rPr>
            </w:pPr>
            <w:r w:rsidRPr="003C6E41">
              <w:rPr>
                <w:rFonts w:ascii="Aptos Narrow" w:hAnsi="Aptos Narrow"/>
                <w:sz w:val="24"/>
                <w:szCs w:val="24"/>
              </w:rPr>
              <w:t>Architecture Patterns or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DEA58BC" w14:textId="77777777" w:rsidR="00932776" w:rsidRPr="003C6E41" w:rsidRDefault="00A531CF" w:rsidP="001E36B2">
            <w:pPr>
              <w:pStyle w:val="Tablebullet1"/>
              <w:rPr>
                <w:rFonts w:ascii="Aptos Narrow" w:hAnsi="Aptos Narrow"/>
                <w:sz w:val="24"/>
                <w:szCs w:val="24"/>
              </w:rPr>
            </w:pPr>
            <w:r w:rsidRPr="003C6E41">
              <w:rPr>
                <w:rFonts w:ascii="Aptos Narrow" w:hAnsi="Aptos Narrow"/>
                <w:sz w:val="24"/>
                <w:szCs w:val="24"/>
              </w:rPr>
              <w:t>Resource/Service Inventory</w:t>
            </w:r>
          </w:p>
          <w:p w14:paraId="00D6A94B" w14:textId="2BCA60A5" w:rsidR="00B032B5" w:rsidRPr="003C6E41" w:rsidRDefault="00A531CF" w:rsidP="00B032B5">
            <w:pPr>
              <w:pStyle w:val="Tablebullet1"/>
              <w:rPr>
                <w:rFonts w:ascii="Aptos Narrow" w:hAnsi="Aptos Narrow"/>
                <w:sz w:val="24"/>
                <w:szCs w:val="24"/>
              </w:rPr>
            </w:pPr>
            <w:r w:rsidRPr="003C6E41">
              <w:rPr>
                <w:rFonts w:ascii="Aptos Narrow" w:hAnsi="Aptos Narrow"/>
                <w:sz w:val="24"/>
                <w:szCs w:val="24"/>
              </w:rPr>
              <w:t>Architecture Patterns or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629422A" w14:textId="4F5FBBAB" w:rsidR="00B032B5" w:rsidRPr="003C6E41" w:rsidRDefault="00A531CF" w:rsidP="00B032B5">
            <w:pPr>
              <w:pStyle w:val="Tablebullet1"/>
              <w:rPr>
                <w:rFonts w:ascii="Aptos Narrow" w:hAnsi="Aptos Narrow"/>
                <w:sz w:val="24"/>
                <w:szCs w:val="24"/>
              </w:rPr>
            </w:pPr>
            <w:r w:rsidRPr="003C6E41">
              <w:rPr>
                <w:rFonts w:ascii="Aptos Narrow" w:hAnsi="Aptos Narrow"/>
                <w:sz w:val="24"/>
                <w:szCs w:val="24"/>
              </w:rPr>
              <w:t>Architecture Diagrams</w:t>
            </w:r>
          </w:p>
        </w:tc>
      </w:tr>
    </w:tbl>
    <w:p w14:paraId="0D95F225" w14:textId="77777777" w:rsidR="0022038A" w:rsidRDefault="0022038A">
      <w:pPr>
        <w:rPr>
          <w:rFonts w:eastAsiaTheme="majorEastAsia" w:cstheme="majorBidi"/>
          <w:color w:val="0F4761" w:themeColor="accent1" w:themeShade="BF"/>
          <w:sz w:val="28"/>
          <w:szCs w:val="28"/>
        </w:rPr>
      </w:pPr>
      <w:r>
        <w:br w:type="page"/>
      </w:r>
    </w:p>
    <w:p w14:paraId="4AB3D16E" w14:textId="1A70E52F" w:rsidR="00971E0B" w:rsidRPr="00E14C27" w:rsidRDefault="00971E0B" w:rsidP="001A21D3">
      <w:pPr>
        <w:pStyle w:val="Heading3"/>
      </w:pPr>
      <w:bookmarkStart w:id="51" w:name="_Toc230872752"/>
      <w:r w:rsidRPr="003F1CF8">
        <w:lastRenderedPageBreak/>
        <w:t xml:space="preserve">Table </w:t>
      </w:r>
      <w:r w:rsidR="00B15805">
        <w:t>41</w:t>
      </w:r>
      <w:r w:rsidRPr="003F1CF8">
        <w:t xml:space="preserve">: Aspect </w:t>
      </w:r>
      <w:r>
        <w:t>–</w:t>
      </w:r>
      <w:r w:rsidRPr="003F1CF8">
        <w:t xml:space="preserve"> </w:t>
      </w:r>
      <w:r w:rsidR="004F49B8">
        <w:t xml:space="preserve">User Interfaces and Session </w:t>
      </w:r>
      <w:r w:rsidR="005F4793">
        <w:t>Management</w:t>
      </w:r>
      <w:bookmarkEnd w:id="51"/>
    </w:p>
    <w:p w14:paraId="413C91C4" w14:textId="37E35A4C" w:rsidR="00971E0B" w:rsidRDefault="00E67C53" w:rsidP="00790AB9">
      <w:pPr>
        <w:rPr>
          <w:i/>
          <w:iCs/>
        </w:rPr>
      </w:pPr>
      <w:r w:rsidRPr="006C0283">
        <w:rPr>
          <w:i/>
          <w:iCs/>
        </w:rPr>
        <w:t xml:space="preserve">Does the </w:t>
      </w:r>
      <w:r>
        <w:rPr>
          <w:i/>
          <w:iCs/>
        </w:rPr>
        <w:t xml:space="preserve">Medicaid </w:t>
      </w:r>
      <w:r w:rsidRPr="006C0283">
        <w:rPr>
          <w:i/>
          <w:iCs/>
        </w:rPr>
        <w:t>application have standardized user interfaces, responsive design, accessibility testing</w:t>
      </w:r>
      <w:r>
        <w:rPr>
          <w:i/>
          <w:iCs/>
        </w:rPr>
        <w:t>, and maintain SMA user progress</w:t>
      </w:r>
      <w:r w:rsidRPr="006C0283">
        <w:rPr>
          <w:i/>
          <w:iCs/>
        </w:rPr>
        <w:t>?</w:t>
      </w:r>
    </w:p>
    <w:tbl>
      <w:tblPr>
        <w:tblW w:w="5409" w:type="pct"/>
        <w:tblLayout w:type="fixed"/>
        <w:tblCellMar>
          <w:left w:w="14" w:type="dxa"/>
          <w:right w:w="14" w:type="dxa"/>
        </w:tblCellMar>
        <w:tblLook w:val="0420" w:firstRow="1" w:lastRow="0" w:firstColumn="0" w:lastColumn="0" w:noHBand="0" w:noVBand="1"/>
      </w:tblPr>
      <w:tblGrid>
        <w:gridCol w:w="1699"/>
        <w:gridCol w:w="2462"/>
        <w:gridCol w:w="2462"/>
        <w:gridCol w:w="2462"/>
        <w:gridCol w:w="2462"/>
        <w:gridCol w:w="2462"/>
      </w:tblGrid>
      <w:tr w:rsidR="0022038A" w:rsidRPr="003C6E41" w14:paraId="193AEF75" w14:textId="77777777">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D43C9E7" w14:textId="6FB44797" w:rsidR="0022038A" w:rsidRPr="003C6E41" w:rsidRDefault="00702704">
            <w:pPr>
              <w:pStyle w:val="TableColumnHeading"/>
              <w:keepNext/>
              <w:keepLines/>
              <w:spacing w:before="60" w:after="60"/>
              <w:rPr>
                <w:rFonts w:ascii="Aptos Narrow" w:hAnsi="Aptos Narrow"/>
                <w:sz w:val="24"/>
                <w:szCs w:val="24"/>
              </w:rPr>
            </w:pPr>
            <w:r>
              <w:rPr>
                <w:rFonts w:ascii="Aptos Narrow" w:hAnsi="Aptos Narrow"/>
                <w:sz w:val="24"/>
                <w:szCs w:val="24"/>
              </w:rPr>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CA57E7B" w14:textId="77777777" w:rsidR="0022038A" w:rsidRPr="003C6E41" w:rsidRDefault="0022038A">
            <w:pPr>
              <w:pStyle w:val="TableColumnHeading"/>
              <w:keepNext/>
              <w:keepLines/>
              <w:spacing w:before="60" w:after="60"/>
              <w:rPr>
                <w:rFonts w:ascii="Aptos Narrow" w:hAnsi="Aptos Narrow"/>
                <w:sz w:val="24"/>
                <w:szCs w:val="24"/>
              </w:rPr>
            </w:pPr>
            <w:r w:rsidRPr="003C6E41">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3F20D2D" w14:textId="77777777" w:rsidR="0022038A" w:rsidRPr="003C6E41" w:rsidRDefault="0022038A">
            <w:pPr>
              <w:pStyle w:val="TableColumnHeading"/>
              <w:keepNext/>
              <w:keepLines/>
              <w:spacing w:before="60" w:after="60"/>
              <w:rPr>
                <w:rFonts w:ascii="Aptos Narrow" w:hAnsi="Aptos Narrow"/>
                <w:sz w:val="24"/>
                <w:szCs w:val="24"/>
              </w:rPr>
            </w:pPr>
            <w:r w:rsidRPr="003C6E41">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7F03EAD" w14:textId="77777777" w:rsidR="0022038A" w:rsidRPr="003C6E41" w:rsidRDefault="0022038A">
            <w:pPr>
              <w:pStyle w:val="TableColumnHeading"/>
              <w:keepNext/>
              <w:keepLines/>
              <w:spacing w:before="60" w:after="60"/>
              <w:rPr>
                <w:rFonts w:ascii="Aptos Narrow" w:hAnsi="Aptos Narrow"/>
                <w:sz w:val="24"/>
                <w:szCs w:val="24"/>
              </w:rPr>
            </w:pPr>
            <w:r w:rsidRPr="003C6E41">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A1700F" w14:textId="77777777" w:rsidR="0022038A" w:rsidRPr="003C6E41" w:rsidRDefault="0022038A">
            <w:pPr>
              <w:pStyle w:val="TableColumnHeading"/>
              <w:keepNext/>
              <w:keepLines/>
              <w:spacing w:before="60" w:after="60"/>
              <w:rPr>
                <w:rFonts w:ascii="Aptos Narrow" w:hAnsi="Aptos Narrow"/>
                <w:sz w:val="24"/>
                <w:szCs w:val="24"/>
              </w:rPr>
            </w:pPr>
            <w:r w:rsidRPr="003C6E41">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A549090" w14:textId="77777777" w:rsidR="0022038A" w:rsidRPr="003C6E41" w:rsidRDefault="0022038A">
            <w:pPr>
              <w:pStyle w:val="TableColumnHeading"/>
              <w:keepNext/>
              <w:keepLines/>
              <w:spacing w:before="60" w:after="60"/>
              <w:rPr>
                <w:rFonts w:ascii="Aptos Narrow" w:hAnsi="Aptos Narrow"/>
                <w:sz w:val="24"/>
                <w:szCs w:val="24"/>
              </w:rPr>
            </w:pPr>
            <w:r w:rsidRPr="003C6E41">
              <w:rPr>
                <w:rFonts w:ascii="Aptos Narrow" w:hAnsi="Aptos Narrow"/>
                <w:sz w:val="24"/>
                <w:szCs w:val="24"/>
              </w:rPr>
              <w:t>Level 5: Optimized</w:t>
            </w:r>
          </w:p>
        </w:tc>
      </w:tr>
      <w:tr w:rsidR="0022038A" w:rsidRPr="003A4BA8" w14:paraId="484F0729" w14:textId="77777777">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5011AD2" w14:textId="77777777" w:rsidR="0022038A" w:rsidRPr="003A4BA8" w:rsidRDefault="0022038A">
            <w:pPr>
              <w:pStyle w:val="TableText"/>
              <w:keepNext/>
              <w:keepLines/>
              <w:rPr>
                <w:rFonts w:ascii="Aptos Narrow" w:hAnsi="Aptos Narrow"/>
                <w:b/>
                <w:sz w:val="24"/>
                <w:szCs w:val="24"/>
              </w:rPr>
            </w:pPr>
            <w:r w:rsidRPr="003A4BA8">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66EB06D" w14:textId="77777777" w:rsidR="0022038A" w:rsidRPr="003A4BA8" w:rsidRDefault="0022038A">
            <w:pPr>
              <w:pStyle w:val="TableText"/>
              <w:rPr>
                <w:rFonts w:ascii="Aptos Narrow" w:hAnsi="Aptos Narrow"/>
                <w:color w:val="000000"/>
                <w:sz w:val="24"/>
                <w:szCs w:val="24"/>
              </w:rPr>
            </w:pPr>
            <w:r w:rsidRPr="003A4BA8">
              <w:rPr>
                <w:rFonts w:ascii="Aptos Narrow" w:hAnsi="Aptos Narrow"/>
                <w:color w:val="000000"/>
                <w:sz w:val="24"/>
                <w:szCs w:val="24"/>
              </w:rPr>
              <w:t>The MES application or module has user interfaces that are inconsistently designed with limited accessibility support, and user progress is not maintained between sessions. There are no usability standards, no accessibility testing, and no mechanism for users to save or resume their work.</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F72F9AD" w14:textId="77777777" w:rsidR="0022038A" w:rsidRPr="003A4BA8" w:rsidRDefault="0022038A">
            <w:pPr>
              <w:pStyle w:val="TableText"/>
              <w:rPr>
                <w:rFonts w:ascii="Aptos Narrow" w:hAnsi="Aptos Narrow"/>
                <w:color w:val="000000"/>
                <w:sz w:val="24"/>
                <w:szCs w:val="24"/>
              </w:rPr>
            </w:pPr>
            <w:r w:rsidRPr="003A4BA8">
              <w:rPr>
                <w:rFonts w:ascii="Aptos Narrow" w:hAnsi="Aptos Narrow"/>
                <w:color w:val="000000"/>
                <w:sz w:val="24"/>
                <w:szCs w:val="24"/>
              </w:rPr>
              <w:t>The MES application or module has some standardization of user interfaces and has conducted limited usability testing, with basic ability to maintain user progress. Standards are not yet applied consistently, accessibility testing is not formalized, and user feedback is not systematically collected.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8E11E8A" w14:textId="77777777" w:rsidR="0022038A" w:rsidRPr="003A4BA8" w:rsidRDefault="0022038A">
            <w:pPr>
              <w:pStyle w:val="TableText"/>
              <w:rPr>
                <w:rFonts w:ascii="Aptos Narrow" w:hAnsi="Aptos Narrow"/>
                <w:sz w:val="24"/>
                <w:szCs w:val="24"/>
              </w:rPr>
            </w:pPr>
            <w:r w:rsidRPr="003A4BA8">
              <w:rPr>
                <w:rFonts w:ascii="Aptos Narrow" w:hAnsi="Aptos Narrow"/>
                <w:sz w:val="24"/>
                <w:szCs w:val="24"/>
              </w:rPr>
              <w:t>The MES application or module has standardized user interfaces, collects user feedback to inform planned improvements, and allows users to resume their progress. Designs are not yet fully responsive across devices and browsers, accessibility testing is not automated, and progress is not maintained across multiple devices.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F5D72EB" w14:textId="77777777" w:rsidR="0022038A" w:rsidRPr="003A4BA8" w:rsidRDefault="0022038A">
            <w:pPr>
              <w:pStyle w:val="TableText"/>
              <w:rPr>
                <w:rFonts w:ascii="Aptos Narrow" w:hAnsi="Aptos Narrow"/>
                <w:sz w:val="24"/>
                <w:szCs w:val="24"/>
              </w:rPr>
            </w:pPr>
            <w:r w:rsidRPr="003A4BA8">
              <w:rPr>
                <w:rFonts w:ascii="Aptos Narrow" w:hAnsi="Aptos Narrow"/>
                <w:sz w:val="24"/>
                <w:szCs w:val="24"/>
              </w:rPr>
              <w:t>The MES application or module has responsive design across different devices and browsers, automated accessibility testing in place, and users can maintain progress across devices. Personalization is not supported, user feedback is not yet driving continuous improvement, and sessions are not context-aware across channels.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F0E7297" w14:textId="77777777" w:rsidR="0022038A" w:rsidRPr="003A4BA8" w:rsidRDefault="0022038A">
            <w:pPr>
              <w:pStyle w:val="TableText"/>
              <w:rPr>
                <w:rFonts w:ascii="Aptos Narrow" w:hAnsi="Aptos Narrow"/>
                <w:sz w:val="24"/>
                <w:szCs w:val="24"/>
              </w:rPr>
            </w:pPr>
            <w:r w:rsidRPr="003A4BA8">
              <w:rPr>
                <w:rFonts w:ascii="Aptos Narrow" w:hAnsi="Aptos Narrow"/>
                <w:sz w:val="24"/>
                <w:szCs w:val="24"/>
              </w:rPr>
              <w:t>The MES application or module supports user interface personalization, uses ongoing user feedback to continuously improve the front-end experience, and preserves user sessions in a context-aware way across devices and browsers. There are no inconsistent designs, no untested accessibility gaps, and no lost user context — the experience is personalized, accessible, and continuously refined.</w:t>
            </w:r>
          </w:p>
        </w:tc>
      </w:tr>
    </w:tbl>
    <w:p w14:paraId="19C15D64" w14:textId="77777777" w:rsidR="0022038A" w:rsidRDefault="0022038A">
      <w:pPr>
        <w:rPr>
          <w:i/>
          <w:iCs/>
        </w:rPr>
      </w:pPr>
      <w:r>
        <w:rPr>
          <w:i/>
          <w:iCs/>
        </w:rPr>
        <w:br w:type="page"/>
      </w:r>
    </w:p>
    <w:tbl>
      <w:tblPr>
        <w:tblW w:w="5409" w:type="pct"/>
        <w:tblLayout w:type="fixed"/>
        <w:tblCellMar>
          <w:left w:w="14" w:type="dxa"/>
          <w:right w:w="14" w:type="dxa"/>
        </w:tblCellMar>
        <w:tblLook w:val="0420" w:firstRow="1" w:lastRow="0" w:firstColumn="0" w:lastColumn="0" w:noHBand="0" w:noVBand="1"/>
        <w:tblCaption w:val="Table 41: Aspect – User Interfaces and Session Management (continued)"/>
        <w:tblDescription w:val="Table 41 (continued) provides five levels of maturity criteria and suggested documentation for the aspect – User Interfaces and Session Management, within the Technical Architecture (TA) Maturity Criteria."/>
      </w:tblPr>
      <w:tblGrid>
        <w:gridCol w:w="1699"/>
        <w:gridCol w:w="2462"/>
        <w:gridCol w:w="2462"/>
        <w:gridCol w:w="2462"/>
        <w:gridCol w:w="2462"/>
        <w:gridCol w:w="2462"/>
      </w:tblGrid>
      <w:tr w:rsidR="00F60A19" w:rsidRPr="003C6E41" w14:paraId="54B85B1E" w14:textId="77777777" w:rsidTr="00FA5571">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B4A6FB3" w14:textId="02DB1B72"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lastRenderedPageBreak/>
              <w:t>Maturity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1ABE5CB" w14:textId="1C2B677D"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1: 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B1663B" w14:textId="4A80D66B"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2: 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EABA45F" w14:textId="4BAE9B9D"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3: 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9CDC087" w14:textId="0494C096"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4: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A42F53" w14:textId="6B958831"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Level 5: Optimized</w:t>
            </w:r>
          </w:p>
        </w:tc>
      </w:tr>
      <w:tr w:rsidR="003A6B07" w:rsidRPr="003C6E41" w14:paraId="55D11675" w14:textId="77777777" w:rsidTr="00FA5571">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932AFE7" w14:textId="7814F29E" w:rsidR="00923D87" w:rsidRDefault="00923D87" w:rsidP="003A6B07">
            <w:pPr>
              <w:pStyle w:val="TableText"/>
              <w:rPr>
                <w:rFonts w:ascii="Aptos Narrow" w:hAnsi="Aptos Narrow"/>
                <w:b/>
                <w:sz w:val="24"/>
                <w:szCs w:val="24"/>
              </w:rPr>
            </w:pPr>
            <w:r>
              <w:rPr>
                <w:rFonts w:ascii="Aptos Narrow" w:hAnsi="Aptos Narrow"/>
                <w:b/>
                <w:sz w:val="24"/>
                <w:szCs w:val="24"/>
              </w:rPr>
              <w:t>Suggested Documentation</w:t>
            </w:r>
          </w:p>
          <w:p w14:paraId="3D7F35D5" w14:textId="687D5370" w:rsidR="00923D87" w:rsidRDefault="00DE0A35" w:rsidP="0022038A">
            <w:pPr>
              <w:pStyle w:val="TableText"/>
              <w:spacing w:before="240"/>
              <w:rPr>
                <w:rFonts w:ascii="Aptos Narrow" w:hAnsi="Aptos Narrow"/>
                <w:b/>
                <w:sz w:val="24"/>
                <w:szCs w:val="24"/>
              </w:rPr>
            </w:pPr>
            <w:r w:rsidRPr="0060726D">
              <w:rPr>
                <w:rFonts w:ascii="Aptos Narrow" w:hAnsi="Aptos Narrow"/>
                <w:sz w:val="24"/>
                <w:szCs w:val="24"/>
              </w:rPr>
              <w:t>(Suggested additional documentation builds on prior level)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4283D27" w14:textId="31FE35C3"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User interface documentation and standards</w:t>
            </w:r>
          </w:p>
          <w:p w14:paraId="38C08A4E" w14:textId="6DF05C56"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Accessibility testing results</w:t>
            </w:r>
          </w:p>
          <w:p w14:paraId="4AC9308B" w14:textId="1E2EC98A"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documentation</w:t>
            </w:r>
          </w:p>
          <w:p w14:paraId="5440FB81" w14:textId="0F5A7446"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Presence or lack of user persistence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3C5529" w14:textId="6DC31E5C"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User interface documentation and standards</w:t>
            </w:r>
          </w:p>
          <w:p w14:paraId="187EEFFC" w14:textId="3799B12C"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Accessibility testing checklists and results</w:t>
            </w:r>
          </w:p>
          <w:p w14:paraId="5BFD5682" w14:textId="348E236D"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documentation, user timeout configuration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D67C866" w14:textId="47AC37E2"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Component inventory</w:t>
            </w:r>
          </w:p>
          <w:p w14:paraId="472AF562" w14:textId="246813E2"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Accessibility testing checklists and results</w:t>
            </w:r>
          </w:p>
          <w:p w14:paraId="20ECA07B" w14:textId="29004E27"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documentation, user session management pattern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6354147" w14:textId="37AEACB0"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frontend documentation, User interface documentation and standards</w:t>
            </w:r>
          </w:p>
          <w:p w14:paraId="0E451177" w14:textId="664447DE"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Automated accessibility testing procedures and results</w:t>
            </w:r>
          </w:p>
          <w:p w14:paraId="30D54DB3" w14:textId="734D817E"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documentation, user session management pattern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C809583" w14:textId="6FC4D865"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frontend documentation</w:t>
            </w:r>
          </w:p>
          <w:p w14:paraId="54FC9EB4" w14:textId="07047CD8"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frontend design standards and reusable components</w:t>
            </w:r>
          </w:p>
          <w:p w14:paraId="4DC4C9BA" w14:textId="56ACA097"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Automated accessibility testing procedures and results</w:t>
            </w:r>
          </w:p>
          <w:p w14:paraId="117BCF6C" w14:textId="77777777"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documentation, user session management pattern documentation</w:t>
            </w:r>
          </w:p>
        </w:tc>
      </w:tr>
    </w:tbl>
    <w:p w14:paraId="78597780" w14:textId="77777777" w:rsidR="00F60A19" w:rsidRPr="003C6E41" w:rsidRDefault="00F60A19" w:rsidP="00790AB9">
      <w:pPr>
        <w:rPr>
          <w:i/>
          <w:iCs/>
        </w:rPr>
      </w:pPr>
    </w:p>
    <w:sectPr w:rsidR="00F60A19" w:rsidRPr="003C6E41" w:rsidSect="00F0419E">
      <w:type w:val="continuous"/>
      <w:pgSz w:w="15840" w:h="12240" w:orient="landscape" w:code="1"/>
      <w:pgMar w:top="547" w:right="1440" w:bottom="72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7284" w14:textId="77777777" w:rsidR="00824348" w:rsidRDefault="00824348" w:rsidP="00330A36">
      <w:pPr>
        <w:spacing w:after="0" w:line="240" w:lineRule="auto"/>
      </w:pPr>
      <w:r>
        <w:separator/>
      </w:r>
    </w:p>
  </w:endnote>
  <w:endnote w:type="continuationSeparator" w:id="0">
    <w:p w14:paraId="5DEC13D7" w14:textId="77777777" w:rsidR="00824348" w:rsidRDefault="00824348" w:rsidP="00330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038428"/>
      <w:docPartObj>
        <w:docPartGallery w:val="Page Numbers (Bottom of Page)"/>
        <w:docPartUnique/>
      </w:docPartObj>
    </w:sdtPr>
    <w:sdtEndPr>
      <w:rPr>
        <w:noProof/>
      </w:rPr>
    </w:sdtEndPr>
    <w:sdtContent>
      <w:p w14:paraId="0F79D113" w14:textId="2C3DA6E7" w:rsidR="00765395" w:rsidRDefault="007653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5CBFB" w14:textId="77777777" w:rsidR="00824348" w:rsidRDefault="00824348" w:rsidP="00330A36">
      <w:pPr>
        <w:spacing w:after="0" w:line="240" w:lineRule="auto"/>
      </w:pPr>
      <w:r>
        <w:separator/>
      </w:r>
    </w:p>
  </w:footnote>
  <w:footnote w:type="continuationSeparator" w:id="0">
    <w:p w14:paraId="76F0476C" w14:textId="77777777" w:rsidR="00824348" w:rsidRDefault="00824348" w:rsidP="00330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6E9"/>
    <w:multiLevelType w:val="hybridMultilevel"/>
    <w:tmpl w:val="77DA4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A54B7"/>
    <w:multiLevelType w:val="hybridMultilevel"/>
    <w:tmpl w:val="6C3E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36967"/>
    <w:multiLevelType w:val="hybridMultilevel"/>
    <w:tmpl w:val="220EF4A2"/>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EF90AFC"/>
    <w:multiLevelType w:val="multilevel"/>
    <w:tmpl w:val="459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7F9648E"/>
    <w:multiLevelType w:val="multilevel"/>
    <w:tmpl w:val="BBC4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70D95"/>
    <w:multiLevelType w:val="hybridMultilevel"/>
    <w:tmpl w:val="04601F26"/>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C56430"/>
    <w:multiLevelType w:val="multilevel"/>
    <w:tmpl w:val="8BB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E566B4"/>
    <w:multiLevelType w:val="hybridMultilevel"/>
    <w:tmpl w:val="B9C8BF5E"/>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82269E9"/>
    <w:multiLevelType w:val="hybridMultilevel"/>
    <w:tmpl w:val="D0C0F7E8"/>
    <w:lvl w:ilvl="0" w:tplc="3C3662C2">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0A6271"/>
    <w:multiLevelType w:val="multilevel"/>
    <w:tmpl w:val="A07C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293AD9"/>
    <w:multiLevelType w:val="hybridMultilevel"/>
    <w:tmpl w:val="F46C9896"/>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FCF491A"/>
    <w:multiLevelType w:val="hybridMultilevel"/>
    <w:tmpl w:val="539E405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0AD2AB8"/>
    <w:multiLevelType w:val="hybridMultilevel"/>
    <w:tmpl w:val="9F6C5D6C"/>
    <w:lvl w:ilvl="0" w:tplc="B2D89F48">
      <w:start w:val="1"/>
      <w:numFmt w:val="bullet"/>
      <w:pStyle w:val="Tablebullet1"/>
      <w:lvlText w:val=""/>
      <w:lvlJc w:val="left"/>
      <w:pPr>
        <w:ind w:left="360" w:hanging="360"/>
      </w:pPr>
      <w:rPr>
        <w:rFonts w:ascii="Symbol" w:hAnsi="Symbol" w:hint="default"/>
      </w:rPr>
    </w:lvl>
    <w:lvl w:ilvl="1" w:tplc="720C8F18">
      <w:start w:val="45"/>
      <w:numFmt w:val="bullet"/>
      <w:lvlText w:val="-"/>
      <w:lvlJc w:val="left"/>
      <w:pPr>
        <w:ind w:left="1080" w:hanging="360"/>
      </w:pPr>
      <w:rPr>
        <w:rFonts w:ascii="Aptos Narrow" w:eastAsiaTheme="minorHAnsi" w:hAnsi="Aptos Narrow"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1331C8C"/>
    <w:multiLevelType w:val="multilevel"/>
    <w:tmpl w:val="D5F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AC76AD"/>
    <w:multiLevelType w:val="hybridMultilevel"/>
    <w:tmpl w:val="2CF89818"/>
    <w:lvl w:ilvl="0" w:tplc="3C3662C2">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376641"/>
    <w:multiLevelType w:val="hybridMultilevel"/>
    <w:tmpl w:val="C17C5C50"/>
    <w:lvl w:ilvl="0" w:tplc="F2509388">
      <w:start w:val="1"/>
      <w:numFmt w:val="bullet"/>
      <w:pStyle w:val="Tablebullet2"/>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FB6773D"/>
    <w:multiLevelType w:val="multilevel"/>
    <w:tmpl w:val="685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B21804"/>
    <w:multiLevelType w:val="hybridMultilevel"/>
    <w:tmpl w:val="FB4A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3E3092"/>
    <w:multiLevelType w:val="multilevel"/>
    <w:tmpl w:val="13B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B2101F"/>
    <w:multiLevelType w:val="multilevel"/>
    <w:tmpl w:val="40C2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7F0232"/>
    <w:multiLevelType w:val="hybridMultilevel"/>
    <w:tmpl w:val="0CA8F108"/>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4335D86"/>
    <w:multiLevelType w:val="hybridMultilevel"/>
    <w:tmpl w:val="AB4E394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B8F53A1"/>
    <w:multiLevelType w:val="multilevel"/>
    <w:tmpl w:val="0664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A3593"/>
    <w:multiLevelType w:val="multilevel"/>
    <w:tmpl w:val="184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BB5C45"/>
    <w:multiLevelType w:val="multilevel"/>
    <w:tmpl w:val="F52E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CA77A5"/>
    <w:multiLevelType w:val="multilevel"/>
    <w:tmpl w:val="A532E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BB5453"/>
    <w:multiLevelType w:val="hybridMultilevel"/>
    <w:tmpl w:val="92DEE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9886049"/>
    <w:multiLevelType w:val="multilevel"/>
    <w:tmpl w:val="360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687A85"/>
    <w:multiLevelType w:val="hybridMultilevel"/>
    <w:tmpl w:val="64DE237C"/>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3170DEC"/>
    <w:multiLevelType w:val="multilevel"/>
    <w:tmpl w:val="70B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212A43"/>
    <w:multiLevelType w:val="multilevel"/>
    <w:tmpl w:val="EC9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B64BD4"/>
    <w:multiLevelType w:val="hybridMultilevel"/>
    <w:tmpl w:val="B79AFF00"/>
    <w:lvl w:ilvl="0" w:tplc="04090001">
      <w:start w:val="1"/>
      <w:numFmt w:val="bullet"/>
      <w:lvlText w:val=""/>
      <w:lvlJc w:val="left"/>
      <w:pPr>
        <w:ind w:left="360" w:hanging="360"/>
      </w:pPr>
      <w:rPr>
        <w:rFonts w:ascii="Symbol" w:hAnsi="Symbol" w:hint="default"/>
      </w:rPr>
    </w:lvl>
    <w:lvl w:ilvl="1" w:tplc="45CCF4C8">
      <w:numFmt w:val="bullet"/>
      <w:lvlText w:val="-"/>
      <w:lvlJc w:val="left"/>
      <w:pPr>
        <w:ind w:left="1080" w:hanging="360"/>
      </w:pPr>
      <w:rPr>
        <w:rFonts w:ascii="Aptos Narrow" w:eastAsia="Times New Roman" w:hAnsi="Aptos Narrow"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697B83"/>
    <w:multiLevelType w:val="hybridMultilevel"/>
    <w:tmpl w:val="A8E61DA8"/>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066293864">
    <w:abstractNumId w:val="0"/>
  </w:num>
  <w:num w:numId="2" w16cid:durableId="1787651870">
    <w:abstractNumId w:val="18"/>
  </w:num>
  <w:num w:numId="3" w16cid:durableId="317348608">
    <w:abstractNumId w:val="13"/>
  </w:num>
  <w:num w:numId="4" w16cid:durableId="883784689">
    <w:abstractNumId w:val="4"/>
  </w:num>
  <w:num w:numId="5" w16cid:durableId="297297561">
    <w:abstractNumId w:val="4"/>
  </w:num>
  <w:num w:numId="6" w16cid:durableId="1203252126">
    <w:abstractNumId w:val="4"/>
  </w:num>
  <w:num w:numId="7" w16cid:durableId="295139565">
    <w:abstractNumId w:val="4"/>
  </w:num>
  <w:num w:numId="8" w16cid:durableId="1716469850">
    <w:abstractNumId w:val="4"/>
  </w:num>
  <w:num w:numId="9" w16cid:durableId="2045133737">
    <w:abstractNumId w:val="4"/>
  </w:num>
  <w:num w:numId="10" w16cid:durableId="1910840370">
    <w:abstractNumId w:val="4"/>
  </w:num>
  <w:num w:numId="11" w16cid:durableId="1926720588">
    <w:abstractNumId w:val="4"/>
  </w:num>
  <w:num w:numId="12" w16cid:durableId="1541822595">
    <w:abstractNumId w:val="4"/>
  </w:num>
  <w:num w:numId="13" w16cid:durableId="1622373884">
    <w:abstractNumId w:val="4"/>
  </w:num>
  <w:num w:numId="14" w16cid:durableId="649989143">
    <w:abstractNumId w:val="16"/>
  </w:num>
  <w:num w:numId="15" w16cid:durableId="460274412">
    <w:abstractNumId w:val="26"/>
  </w:num>
  <w:num w:numId="16" w16cid:durableId="1653565098">
    <w:abstractNumId w:val="23"/>
  </w:num>
  <w:num w:numId="17" w16cid:durableId="645014191">
    <w:abstractNumId w:val="5"/>
  </w:num>
  <w:num w:numId="18" w16cid:durableId="1604454670">
    <w:abstractNumId w:val="20"/>
  </w:num>
  <w:num w:numId="19" w16cid:durableId="1756971281">
    <w:abstractNumId w:val="32"/>
  </w:num>
  <w:num w:numId="20" w16cid:durableId="1411266429">
    <w:abstractNumId w:val="27"/>
  </w:num>
  <w:num w:numId="21" w16cid:durableId="980883945">
    <w:abstractNumId w:val="9"/>
  </w:num>
  <w:num w:numId="22" w16cid:durableId="902839350">
    <w:abstractNumId w:val="15"/>
  </w:num>
  <w:num w:numId="23" w16cid:durableId="972292166">
    <w:abstractNumId w:val="13"/>
  </w:num>
  <w:num w:numId="24" w16cid:durableId="312485101">
    <w:abstractNumId w:val="10"/>
  </w:num>
  <w:num w:numId="25" w16cid:durableId="25108246">
    <w:abstractNumId w:val="24"/>
  </w:num>
  <w:num w:numId="26" w16cid:durableId="1536964267">
    <w:abstractNumId w:val="14"/>
  </w:num>
  <w:num w:numId="27" w16cid:durableId="1111170805">
    <w:abstractNumId w:val="30"/>
  </w:num>
  <w:num w:numId="28" w16cid:durableId="778524366">
    <w:abstractNumId w:val="17"/>
  </w:num>
  <w:num w:numId="29" w16cid:durableId="620917027">
    <w:abstractNumId w:val="28"/>
  </w:num>
  <w:num w:numId="30" w16cid:durableId="1531651420">
    <w:abstractNumId w:val="3"/>
  </w:num>
  <w:num w:numId="31" w16cid:durableId="510415865">
    <w:abstractNumId w:val="7"/>
  </w:num>
  <w:num w:numId="32" w16cid:durableId="1201282742">
    <w:abstractNumId w:val="19"/>
  </w:num>
  <w:num w:numId="33" w16cid:durableId="1079787343">
    <w:abstractNumId w:val="25"/>
  </w:num>
  <w:num w:numId="34" w16cid:durableId="1494225708">
    <w:abstractNumId w:val="31"/>
  </w:num>
  <w:num w:numId="35" w16cid:durableId="351227835">
    <w:abstractNumId w:val="1"/>
  </w:num>
  <w:num w:numId="36" w16cid:durableId="445271947">
    <w:abstractNumId w:val="22"/>
  </w:num>
  <w:num w:numId="37" w16cid:durableId="817918376">
    <w:abstractNumId w:val="6"/>
  </w:num>
  <w:num w:numId="38" w16cid:durableId="1511262453">
    <w:abstractNumId w:val="8"/>
  </w:num>
  <w:num w:numId="39" w16cid:durableId="1399521376">
    <w:abstractNumId w:val="2"/>
  </w:num>
  <w:num w:numId="40" w16cid:durableId="746348332">
    <w:abstractNumId w:val="33"/>
  </w:num>
  <w:num w:numId="41" w16cid:durableId="1602378130">
    <w:abstractNumId w:val="21"/>
  </w:num>
  <w:num w:numId="42" w16cid:durableId="1754087991">
    <w:abstractNumId w:val="11"/>
  </w:num>
  <w:num w:numId="43" w16cid:durableId="96995048">
    <w:abstractNumId w:val="29"/>
  </w:num>
  <w:num w:numId="44" w16cid:durableId="52517135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C. Lohan">
    <w15:presenceInfo w15:providerId="AD" w15:userId="S::DLOHAN@MITRE.ORG::a6911852-f1f4-4da5-a701-ff83c62529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8CE"/>
    <w:rsid w:val="000000AF"/>
    <w:rsid w:val="0000065F"/>
    <w:rsid w:val="00001D31"/>
    <w:rsid w:val="00001E1D"/>
    <w:rsid w:val="000036FE"/>
    <w:rsid w:val="00003E59"/>
    <w:rsid w:val="0000472A"/>
    <w:rsid w:val="00005AF7"/>
    <w:rsid w:val="0000663C"/>
    <w:rsid w:val="000067BA"/>
    <w:rsid w:val="00006BF0"/>
    <w:rsid w:val="000070DB"/>
    <w:rsid w:val="000077A5"/>
    <w:rsid w:val="000079F0"/>
    <w:rsid w:val="00011D4C"/>
    <w:rsid w:val="000126D8"/>
    <w:rsid w:val="00012866"/>
    <w:rsid w:val="000132B5"/>
    <w:rsid w:val="000140F9"/>
    <w:rsid w:val="00014632"/>
    <w:rsid w:val="00016336"/>
    <w:rsid w:val="0001642B"/>
    <w:rsid w:val="00017094"/>
    <w:rsid w:val="00017786"/>
    <w:rsid w:val="00017EA2"/>
    <w:rsid w:val="00020B7B"/>
    <w:rsid w:val="0002100B"/>
    <w:rsid w:val="00021B09"/>
    <w:rsid w:val="000231EF"/>
    <w:rsid w:val="000235F5"/>
    <w:rsid w:val="00023E02"/>
    <w:rsid w:val="00024170"/>
    <w:rsid w:val="00024CDA"/>
    <w:rsid w:val="000252D7"/>
    <w:rsid w:val="00025A5D"/>
    <w:rsid w:val="00025FE3"/>
    <w:rsid w:val="000267DC"/>
    <w:rsid w:val="00026C6B"/>
    <w:rsid w:val="00026E1A"/>
    <w:rsid w:val="00027503"/>
    <w:rsid w:val="00027516"/>
    <w:rsid w:val="00027724"/>
    <w:rsid w:val="00030655"/>
    <w:rsid w:val="000339C9"/>
    <w:rsid w:val="000364A1"/>
    <w:rsid w:val="00040763"/>
    <w:rsid w:val="00042B0D"/>
    <w:rsid w:val="00043932"/>
    <w:rsid w:val="00043D77"/>
    <w:rsid w:val="00044E5C"/>
    <w:rsid w:val="00044FFF"/>
    <w:rsid w:val="00045F6D"/>
    <w:rsid w:val="00046D6F"/>
    <w:rsid w:val="0004780F"/>
    <w:rsid w:val="00051372"/>
    <w:rsid w:val="000527A3"/>
    <w:rsid w:val="00054B47"/>
    <w:rsid w:val="00054E69"/>
    <w:rsid w:val="0005577F"/>
    <w:rsid w:val="000561A8"/>
    <w:rsid w:val="00056BBB"/>
    <w:rsid w:val="000574F2"/>
    <w:rsid w:val="000579C1"/>
    <w:rsid w:val="00057B45"/>
    <w:rsid w:val="00062056"/>
    <w:rsid w:val="00062107"/>
    <w:rsid w:val="00062CB4"/>
    <w:rsid w:val="00063DCF"/>
    <w:rsid w:val="000645B8"/>
    <w:rsid w:val="00067E1E"/>
    <w:rsid w:val="000706D6"/>
    <w:rsid w:val="00070F64"/>
    <w:rsid w:val="00072784"/>
    <w:rsid w:val="0007303F"/>
    <w:rsid w:val="000735D8"/>
    <w:rsid w:val="000739B1"/>
    <w:rsid w:val="00073A0F"/>
    <w:rsid w:val="00073A83"/>
    <w:rsid w:val="00074C0E"/>
    <w:rsid w:val="00074FBB"/>
    <w:rsid w:val="00075BEE"/>
    <w:rsid w:val="00075EA1"/>
    <w:rsid w:val="000808D9"/>
    <w:rsid w:val="00080FEA"/>
    <w:rsid w:val="000812C4"/>
    <w:rsid w:val="00081751"/>
    <w:rsid w:val="0008181A"/>
    <w:rsid w:val="000818CD"/>
    <w:rsid w:val="0008335D"/>
    <w:rsid w:val="00083553"/>
    <w:rsid w:val="00083559"/>
    <w:rsid w:val="000839F3"/>
    <w:rsid w:val="00083EE6"/>
    <w:rsid w:val="00084D2D"/>
    <w:rsid w:val="00085109"/>
    <w:rsid w:val="000853FD"/>
    <w:rsid w:val="0008636C"/>
    <w:rsid w:val="00086F1F"/>
    <w:rsid w:val="000871A5"/>
    <w:rsid w:val="000878E2"/>
    <w:rsid w:val="00087DDF"/>
    <w:rsid w:val="00092C90"/>
    <w:rsid w:val="00092F08"/>
    <w:rsid w:val="000936BF"/>
    <w:rsid w:val="00093BFC"/>
    <w:rsid w:val="000941B9"/>
    <w:rsid w:val="0009623E"/>
    <w:rsid w:val="00096635"/>
    <w:rsid w:val="00096CAD"/>
    <w:rsid w:val="000977EF"/>
    <w:rsid w:val="000A17A0"/>
    <w:rsid w:val="000A28A1"/>
    <w:rsid w:val="000A4349"/>
    <w:rsid w:val="000A485E"/>
    <w:rsid w:val="000A573C"/>
    <w:rsid w:val="000A5A8C"/>
    <w:rsid w:val="000A5CDF"/>
    <w:rsid w:val="000A615F"/>
    <w:rsid w:val="000A61CB"/>
    <w:rsid w:val="000A6F4B"/>
    <w:rsid w:val="000B076D"/>
    <w:rsid w:val="000B0901"/>
    <w:rsid w:val="000B181D"/>
    <w:rsid w:val="000B1905"/>
    <w:rsid w:val="000B19BF"/>
    <w:rsid w:val="000B1CB2"/>
    <w:rsid w:val="000B2F78"/>
    <w:rsid w:val="000B38C2"/>
    <w:rsid w:val="000B3A4A"/>
    <w:rsid w:val="000B3B1B"/>
    <w:rsid w:val="000B425B"/>
    <w:rsid w:val="000B436A"/>
    <w:rsid w:val="000B4662"/>
    <w:rsid w:val="000B493C"/>
    <w:rsid w:val="000B4A19"/>
    <w:rsid w:val="000B5282"/>
    <w:rsid w:val="000B5676"/>
    <w:rsid w:val="000C05C9"/>
    <w:rsid w:val="000C07EF"/>
    <w:rsid w:val="000C09AA"/>
    <w:rsid w:val="000C1630"/>
    <w:rsid w:val="000C2325"/>
    <w:rsid w:val="000C2CC0"/>
    <w:rsid w:val="000C50B8"/>
    <w:rsid w:val="000C546F"/>
    <w:rsid w:val="000C5812"/>
    <w:rsid w:val="000C5CF1"/>
    <w:rsid w:val="000C6E1F"/>
    <w:rsid w:val="000C7BA7"/>
    <w:rsid w:val="000D048F"/>
    <w:rsid w:val="000D11F3"/>
    <w:rsid w:val="000D3404"/>
    <w:rsid w:val="000D38BF"/>
    <w:rsid w:val="000D43B3"/>
    <w:rsid w:val="000D48A0"/>
    <w:rsid w:val="000D4FB0"/>
    <w:rsid w:val="000D500F"/>
    <w:rsid w:val="000D5235"/>
    <w:rsid w:val="000D64EC"/>
    <w:rsid w:val="000D6FBF"/>
    <w:rsid w:val="000D7158"/>
    <w:rsid w:val="000D722A"/>
    <w:rsid w:val="000D78CE"/>
    <w:rsid w:val="000D7F7F"/>
    <w:rsid w:val="000E0D85"/>
    <w:rsid w:val="000E2BBD"/>
    <w:rsid w:val="000E37BC"/>
    <w:rsid w:val="000E3CDA"/>
    <w:rsid w:val="000E49FA"/>
    <w:rsid w:val="000E4CB7"/>
    <w:rsid w:val="000E4E52"/>
    <w:rsid w:val="000E4F0C"/>
    <w:rsid w:val="000E5011"/>
    <w:rsid w:val="000E6951"/>
    <w:rsid w:val="000E6AD6"/>
    <w:rsid w:val="000F1E02"/>
    <w:rsid w:val="000F1FD5"/>
    <w:rsid w:val="000F25F7"/>
    <w:rsid w:val="000F2CA8"/>
    <w:rsid w:val="000F3527"/>
    <w:rsid w:val="000F3C70"/>
    <w:rsid w:val="000F4411"/>
    <w:rsid w:val="000F590E"/>
    <w:rsid w:val="000F6931"/>
    <w:rsid w:val="000F6B98"/>
    <w:rsid w:val="000F6CCE"/>
    <w:rsid w:val="000F7359"/>
    <w:rsid w:val="000F7A51"/>
    <w:rsid w:val="000F7C83"/>
    <w:rsid w:val="00101406"/>
    <w:rsid w:val="001014CC"/>
    <w:rsid w:val="00102169"/>
    <w:rsid w:val="0010340E"/>
    <w:rsid w:val="00103A0E"/>
    <w:rsid w:val="00103DE8"/>
    <w:rsid w:val="00104EF3"/>
    <w:rsid w:val="0010577A"/>
    <w:rsid w:val="00105B61"/>
    <w:rsid w:val="00107324"/>
    <w:rsid w:val="0010789A"/>
    <w:rsid w:val="00110478"/>
    <w:rsid w:val="00110522"/>
    <w:rsid w:val="00110F56"/>
    <w:rsid w:val="00110F58"/>
    <w:rsid w:val="00111842"/>
    <w:rsid w:val="00113B2C"/>
    <w:rsid w:val="00114944"/>
    <w:rsid w:val="00115E59"/>
    <w:rsid w:val="0011667B"/>
    <w:rsid w:val="00121A85"/>
    <w:rsid w:val="00123624"/>
    <w:rsid w:val="001254B1"/>
    <w:rsid w:val="00127403"/>
    <w:rsid w:val="00127DE7"/>
    <w:rsid w:val="00127F36"/>
    <w:rsid w:val="0013014E"/>
    <w:rsid w:val="001307D3"/>
    <w:rsid w:val="00130A75"/>
    <w:rsid w:val="00130AAB"/>
    <w:rsid w:val="00130BD7"/>
    <w:rsid w:val="0013128C"/>
    <w:rsid w:val="00131783"/>
    <w:rsid w:val="001326C4"/>
    <w:rsid w:val="00133A75"/>
    <w:rsid w:val="00134934"/>
    <w:rsid w:val="0013520D"/>
    <w:rsid w:val="00136484"/>
    <w:rsid w:val="00141423"/>
    <w:rsid w:val="00141E58"/>
    <w:rsid w:val="001425A2"/>
    <w:rsid w:val="00143244"/>
    <w:rsid w:val="00144271"/>
    <w:rsid w:val="00145253"/>
    <w:rsid w:val="00145360"/>
    <w:rsid w:val="001466CE"/>
    <w:rsid w:val="00146884"/>
    <w:rsid w:val="00146C54"/>
    <w:rsid w:val="00147353"/>
    <w:rsid w:val="00150051"/>
    <w:rsid w:val="001507BC"/>
    <w:rsid w:val="00150B2C"/>
    <w:rsid w:val="0015140C"/>
    <w:rsid w:val="00151B8E"/>
    <w:rsid w:val="00151E9E"/>
    <w:rsid w:val="00152270"/>
    <w:rsid w:val="001529A4"/>
    <w:rsid w:val="00152D45"/>
    <w:rsid w:val="001535B6"/>
    <w:rsid w:val="00153A2D"/>
    <w:rsid w:val="0015484B"/>
    <w:rsid w:val="001553FA"/>
    <w:rsid w:val="00156979"/>
    <w:rsid w:val="00157520"/>
    <w:rsid w:val="0015764E"/>
    <w:rsid w:val="00161145"/>
    <w:rsid w:val="0016124F"/>
    <w:rsid w:val="001614DD"/>
    <w:rsid w:val="00161EAA"/>
    <w:rsid w:val="00162EED"/>
    <w:rsid w:val="00163678"/>
    <w:rsid w:val="00163729"/>
    <w:rsid w:val="001639EB"/>
    <w:rsid w:val="00163BC4"/>
    <w:rsid w:val="0016404B"/>
    <w:rsid w:val="001648CE"/>
    <w:rsid w:val="00164E9F"/>
    <w:rsid w:val="00166054"/>
    <w:rsid w:val="001668A2"/>
    <w:rsid w:val="001678EB"/>
    <w:rsid w:val="00167E50"/>
    <w:rsid w:val="00167F12"/>
    <w:rsid w:val="00170636"/>
    <w:rsid w:val="00170D80"/>
    <w:rsid w:val="00171515"/>
    <w:rsid w:val="00171F45"/>
    <w:rsid w:val="00171FDF"/>
    <w:rsid w:val="00172781"/>
    <w:rsid w:val="00172803"/>
    <w:rsid w:val="001734D0"/>
    <w:rsid w:val="00175E3A"/>
    <w:rsid w:val="00176FEA"/>
    <w:rsid w:val="00177071"/>
    <w:rsid w:val="001771A5"/>
    <w:rsid w:val="001805A9"/>
    <w:rsid w:val="0018077B"/>
    <w:rsid w:val="00182124"/>
    <w:rsid w:val="00182216"/>
    <w:rsid w:val="001822E4"/>
    <w:rsid w:val="001823B6"/>
    <w:rsid w:val="00183A89"/>
    <w:rsid w:val="00185633"/>
    <w:rsid w:val="00187437"/>
    <w:rsid w:val="00187E73"/>
    <w:rsid w:val="00190D61"/>
    <w:rsid w:val="00190DC8"/>
    <w:rsid w:val="001911ED"/>
    <w:rsid w:val="00192E4E"/>
    <w:rsid w:val="00193B96"/>
    <w:rsid w:val="00197093"/>
    <w:rsid w:val="001973FB"/>
    <w:rsid w:val="00197AE3"/>
    <w:rsid w:val="001A015E"/>
    <w:rsid w:val="001A0A3E"/>
    <w:rsid w:val="001A14C9"/>
    <w:rsid w:val="001A204E"/>
    <w:rsid w:val="001A21D3"/>
    <w:rsid w:val="001A2580"/>
    <w:rsid w:val="001A2E6B"/>
    <w:rsid w:val="001A421B"/>
    <w:rsid w:val="001A43BB"/>
    <w:rsid w:val="001A47EA"/>
    <w:rsid w:val="001A5E0A"/>
    <w:rsid w:val="001A6DE4"/>
    <w:rsid w:val="001A7BD7"/>
    <w:rsid w:val="001B138F"/>
    <w:rsid w:val="001B146C"/>
    <w:rsid w:val="001B1D72"/>
    <w:rsid w:val="001B25D3"/>
    <w:rsid w:val="001B537C"/>
    <w:rsid w:val="001B5B47"/>
    <w:rsid w:val="001B6974"/>
    <w:rsid w:val="001B761B"/>
    <w:rsid w:val="001B762C"/>
    <w:rsid w:val="001B7ED7"/>
    <w:rsid w:val="001C1B51"/>
    <w:rsid w:val="001C2EF4"/>
    <w:rsid w:val="001C3A49"/>
    <w:rsid w:val="001C4DC1"/>
    <w:rsid w:val="001C52D0"/>
    <w:rsid w:val="001C54D7"/>
    <w:rsid w:val="001C5915"/>
    <w:rsid w:val="001C5953"/>
    <w:rsid w:val="001C664E"/>
    <w:rsid w:val="001C6C8C"/>
    <w:rsid w:val="001D1304"/>
    <w:rsid w:val="001D1EB4"/>
    <w:rsid w:val="001D289A"/>
    <w:rsid w:val="001D2C30"/>
    <w:rsid w:val="001D4A0F"/>
    <w:rsid w:val="001D673F"/>
    <w:rsid w:val="001D6837"/>
    <w:rsid w:val="001D7FBD"/>
    <w:rsid w:val="001E0DFD"/>
    <w:rsid w:val="001E2A60"/>
    <w:rsid w:val="001E36B2"/>
    <w:rsid w:val="001E4566"/>
    <w:rsid w:val="001E47C6"/>
    <w:rsid w:val="001E4C45"/>
    <w:rsid w:val="001E52BB"/>
    <w:rsid w:val="001E53C1"/>
    <w:rsid w:val="001E53F6"/>
    <w:rsid w:val="001E76BA"/>
    <w:rsid w:val="001E7C16"/>
    <w:rsid w:val="001F00AA"/>
    <w:rsid w:val="001F0585"/>
    <w:rsid w:val="001F06D5"/>
    <w:rsid w:val="001F0EDF"/>
    <w:rsid w:val="001F1E93"/>
    <w:rsid w:val="001F2EFA"/>
    <w:rsid w:val="001F3008"/>
    <w:rsid w:val="001F351B"/>
    <w:rsid w:val="001F3A8E"/>
    <w:rsid w:val="001F3BC5"/>
    <w:rsid w:val="001F3DAB"/>
    <w:rsid w:val="001F4C2D"/>
    <w:rsid w:val="001F4F97"/>
    <w:rsid w:val="001F554E"/>
    <w:rsid w:val="001F588C"/>
    <w:rsid w:val="001F6068"/>
    <w:rsid w:val="001F773E"/>
    <w:rsid w:val="001F7C71"/>
    <w:rsid w:val="00200F63"/>
    <w:rsid w:val="00201178"/>
    <w:rsid w:val="00201986"/>
    <w:rsid w:val="00201A99"/>
    <w:rsid w:val="00204451"/>
    <w:rsid w:val="00204845"/>
    <w:rsid w:val="00204F53"/>
    <w:rsid w:val="002056F8"/>
    <w:rsid w:val="0020661E"/>
    <w:rsid w:val="00210383"/>
    <w:rsid w:val="00210A7E"/>
    <w:rsid w:val="002112A2"/>
    <w:rsid w:val="002119E2"/>
    <w:rsid w:val="00211A39"/>
    <w:rsid w:val="00211EFD"/>
    <w:rsid w:val="00212478"/>
    <w:rsid w:val="002126BA"/>
    <w:rsid w:val="00213375"/>
    <w:rsid w:val="002139F5"/>
    <w:rsid w:val="00213E59"/>
    <w:rsid w:val="00213F47"/>
    <w:rsid w:val="002143BA"/>
    <w:rsid w:val="00215CDC"/>
    <w:rsid w:val="00215F8B"/>
    <w:rsid w:val="002167C1"/>
    <w:rsid w:val="0022038A"/>
    <w:rsid w:val="00220729"/>
    <w:rsid w:val="002214C0"/>
    <w:rsid w:val="00221AA9"/>
    <w:rsid w:val="00223871"/>
    <w:rsid w:val="00224F1B"/>
    <w:rsid w:val="0022650C"/>
    <w:rsid w:val="002272A2"/>
    <w:rsid w:val="002313D2"/>
    <w:rsid w:val="002333D6"/>
    <w:rsid w:val="0023396C"/>
    <w:rsid w:val="00233E51"/>
    <w:rsid w:val="00234807"/>
    <w:rsid w:val="00235D68"/>
    <w:rsid w:val="00236B7C"/>
    <w:rsid w:val="0024056F"/>
    <w:rsid w:val="00240640"/>
    <w:rsid w:val="0024261F"/>
    <w:rsid w:val="00243064"/>
    <w:rsid w:val="0024309E"/>
    <w:rsid w:val="0024357E"/>
    <w:rsid w:val="002435BB"/>
    <w:rsid w:val="00244482"/>
    <w:rsid w:val="0024585C"/>
    <w:rsid w:val="00245980"/>
    <w:rsid w:val="00247178"/>
    <w:rsid w:val="00250E26"/>
    <w:rsid w:val="00251797"/>
    <w:rsid w:val="00251B67"/>
    <w:rsid w:val="00251E11"/>
    <w:rsid w:val="00251F00"/>
    <w:rsid w:val="00252C4B"/>
    <w:rsid w:val="0025469B"/>
    <w:rsid w:val="002546DE"/>
    <w:rsid w:val="00254AF0"/>
    <w:rsid w:val="0025576A"/>
    <w:rsid w:val="00255A5C"/>
    <w:rsid w:val="002575C7"/>
    <w:rsid w:val="0025793A"/>
    <w:rsid w:val="00260AA4"/>
    <w:rsid w:val="002613D0"/>
    <w:rsid w:val="00261FF0"/>
    <w:rsid w:val="00262351"/>
    <w:rsid w:val="00263A5F"/>
    <w:rsid w:val="00263D64"/>
    <w:rsid w:val="00264167"/>
    <w:rsid w:val="002641DE"/>
    <w:rsid w:val="0026577C"/>
    <w:rsid w:val="0026614E"/>
    <w:rsid w:val="002661A2"/>
    <w:rsid w:val="00266852"/>
    <w:rsid w:val="00270548"/>
    <w:rsid w:val="00270C00"/>
    <w:rsid w:val="002718F2"/>
    <w:rsid w:val="00271BC2"/>
    <w:rsid w:val="002730D0"/>
    <w:rsid w:val="00273321"/>
    <w:rsid w:val="00274159"/>
    <w:rsid w:val="002758D9"/>
    <w:rsid w:val="00277023"/>
    <w:rsid w:val="002772F5"/>
    <w:rsid w:val="002803A1"/>
    <w:rsid w:val="00280F97"/>
    <w:rsid w:val="00281064"/>
    <w:rsid w:val="00281CE7"/>
    <w:rsid w:val="00282049"/>
    <w:rsid w:val="0028242C"/>
    <w:rsid w:val="002832D7"/>
    <w:rsid w:val="00283C3B"/>
    <w:rsid w:val="00284434"/>
    <w:rsid w:val="00285980"/>
    <w:rsid w:val="002861C0"/>
    <w:rsid w:val="00286BE9"/>
    <w:rsid w:val="00287675"/>
    <w:rsid w:val="002908C7"/>
    <w:rsid w:val="00291DE7"/>
    <w:rsid w:val="00292478"/>
    <w:rsid w:val="00293115"/>
    <w:rsid w:val="002933C6"/>
    <w:rsid w:val="00293532"/>
    <w:rsid w:val="0029369A"/>
    <w:rsid w:val="00293CC4"/>
    <w:rsid w:val="002948BB"/>
    <w:rsid w:val="002950D4"/>
    <w:rsid w:val="00295ECC"/>
    <w:rsid w:val="00297406"/>
    <w:rsid w:val="00297F6D"/>
    <w:rsid w:val="002A0313"/>
    <w:rsid w:val="002A0CAA"/>
    <w:rsid w:val="002A0F79"/>
    <w:rsid w:val="002A1F90"/>
    <w:rsid w:val="002A2A44"/>
    <w:rsid w:val="002A2F83"/>
    <w:rsid w:val="002A448E"/>
    <w:rsid w:val="002A448F"/>
    <w:rsid w:val="002A460A"/>
    <w:rsid w:val="002A4687"/>
    <w:rsid w:val="002A4808"/>
    <w:rsid w:val="002A5283"/>
    <w:rsid w:val="002A7606"/>
    <w:rsid w:val="002A77F4"/>
    <w:rsid w:val="002A78D7"/>
    <w:rsid w:val="002B0A49"/>
    <w:rsid w:val="002B0E8F"/>
    <w:rsid w:val="002B0FA1"/>
    <w:rsid w:val="002B0FAD"/>
    <w:rsid w:val="002B13B2"/>
    <w:rsid w:val="002B2263"/>
    <w:rsid w:val="002B3FC4"/>
    <w:rsid w:val="002B4049"/>
    <w:rsid w:val="002B5332"/>
    <w:rsid w:val="002B54CD"/>
    <w:rsid w:val="002B56E9"/>
    <w:rsid w:val="002B5FC6"/>
    <w:rsid w:val="002B6200"/>
    <w:rsid w:val="002B785B"/>
    <w:rsid w:val="002C0091"/>
    <w:rsid w:val="002C0DF4"/>
    <w:rsid w:val="002C0E03"/>
    <w:rsid w:val="002C11FA"/>
    <w:rsid w:val="002C3846"/>
    <w:rsid w:val="002C38D6"/>
    <w:rsid w:val="002C3ED6"/>
    <w:rsid w:val="002C419F"/>
    <w:rsid w:val="002C5EE7"/>
    <w:rsid w:val="002C633B"/>
    <w:rsid w:val="002C663C"/>
    <w:rsid w:val="002C7265"/>
    <w:rsid w:val="002C7589"/>
    <w:rsid w:val="002C75C3"/>
    <w:rsid w:val="002C75D0"/>
    <w:rsid w:val="002D03C1"/>
    <w:rsid w:val="002D0664"/>
    <w:rsid w:val="002D0B17"/>
    <w:rsid w:val="002D0DE4"/>
    <w:rsid w:val="002D18E6"/>
    <w:rsid w:val="002D207B"/>
    <w:rsid w:val="002D2114"/>
    <w:rsid w:val="002D25ED"/>
    <w:rsid w:val="002D2FBE"/>
    <w:rsid w:val="002D4331"/>
    <w:rsid w:val="002D494A"/>
    <w:rsid w:val="002D56F7"/>
    <w:rsid w:val="002D6AD6"/>
    <w:rsid w:val="002D7289"/>
    <w:rsid w:val="002D72E3"/>
    <w:rsid w:val="002D7C91"/>
    <w:rsid w:val="002E33A4"/>
    <w:rsid w:val="002E56D5"/>
    <w:rsid w:val="002E5CA9"/>
    <w:rsid w:val="002E6638"/>
    <w:rsid w:val="002E6FE2"/>
    <w:rsid w:val="002E71E3"/>
    <w:rsid w:val="002E722A"/>
    <w:rsid w:val="002E72AF"/>
    <w:rsid w:val="002E78B5"/>
    <w:rsid w:val="002E7B72"/>
    <w:rsid w:val="002F09F6"/>
    <w:rsid w:val="002F0EB5"/>
    <w:rsid w:val="002F1D13"/>
    <w:rsid w:val="002F3CE8"/>
    <w:rsid w:val="002F4101"/>
    <w:rsid w:val="002F6357"/>
    <w:rsid w:val="002F7336"/>
    <w:rsid w:val="00300251"/>
    <w:rsid w:val="00300C08"/>
    <w:rsid w:val="00300EAF"/>
    <w:rsid w:val="0030219A"/>
    <w:rsid w:val="00303E04"/>
    <w:rsid w:val="00306CF4"/>
    <w:rsid w:val="0030714A"/>
    <w:rsid w:val="00307322"/>
    <w:rsid w:val="0030771E"/>
    <w:rsid w:val="00307E83"/>
    <w:rsid w:val="0031054E"/>
    <w:rsid w:val="00310A69"/>
    <w:rsid w:val="003112E1"/>
    <w:rsid w:val="00311712"/>
    <w:rsid w:val="00311ADB"/>
    <w:rsid w:val="00311DDE"/>
    <w:rsid w:val="00312122"/>
    <w:rsid w:val="00314A41"/>
    <w:rsid w:val="003153C2"/>
    <w:rsid w:val="00315A2A"/>
    <w:rsid w:val="00317923"/>
    <w:rsid w:val="00317A1C"/>
    <w:rsid w:val="00317DBF"/>
    <w:rsid w:val="00320024"/>
    <w:rsid w:val="00320620"/>
    <w:rsid w:val="00321572"/>
    <w:rsid w:val="003223B6"/>
    <w:rsid w:val="003255BD"/>
    <w:rsid w:val="00327716"/>
    <w:rsid w:val="00330227"/>
    <w:rsid w:val="003302C3"/>
    <w:rsid w:val="00330A36"/>
    <w:rsid w:val="00333A66"/>
    <w:rsid w:val="003343A4"/>
    <w:rsid w:val="003344EB"/>
    <w:rsid w:val="00334759"/>
    <w:rsid w:val="00334BD3"/>
    <w:rsid w:val="00336CEC"/>
    <w:rsid w:val="00336EA0"/>
    <w:rsid w:val="00336F47"/>
    <w:rsid w:val="003375EF"/>
    <w:rsid w:val="003406C5"/>
    <w:rsid w:val="003412B9"/>
    <w:rsid w:val="0034208C"/>
    <w:rsid w:val="00342B0E"/>
    <w:rsid w:val="00344A39"/>
    <w:rsid w:val="00345000"/>
    <w:rsid w:val="0034512D"/>
    <w:rsid w:val="003456A1"/>
    <w:rsid w:val="00345944"/>
    <w:rsid w:val="00345EA3"/>
    <w:rsid w:val="00346178"/>
    <w:rsid w:val="00346EE7"/>
    <w:rsid w:val="00346FC9"/>
    <w:rsid w:val="00346FD4"/>
    <w:rsid w:val="0034779A"/>
    <w:rsid w:val="00350217"/>
    <w:rsid w:val="00350528"/>
    <w:rsid w:val="003526F7"/>
    <w:rsid w:val="00352780"/>
    <w:rsid w:val="003543E1"/>
    <w:rsid w:val="00356294"/>
    <w:rsid w:val="003571D8"/>
    <w:rsid w:val="00357656"/>
    <w:rsid w:val="003614A3"/>
    <w:rsid w:val="00361C4A"/>
    <w:rsid w:val="00361DB3"/>
    <w:rsid w:val="003624D8"/>
    <w:rsid w:val="003624F8"/>
    <w:rsid w:val="00362A92"/>
    <w:rsid w:val="00362AD5"/>
    <w:rsid w:val="00363ABF"/>
    <w:rsid w:val="003643EA"/>
    <w:rsid w:val="00364D4A"/>
    <w:rsid w:val="00366808"/>
    <w:rsid w:val="0036684C"/>
    <w:rsid w:val="003709B6"/>
    <w:rsid w:val="00371088"/>
    <w:rsid w:val="00372681"/>
    <w:rsid w:val="003737C9"/>
    <w:rsid w:val="00373DD2"/>
    <w:rsid w:val="00374C04"/>
    <w:rsid w:val="0037562F"/>
    <w:rsid w:val="00376B43"/>
    <w:rsid w:val="00381DBF"/>
    <w:rsid w:val="003824A9"/>
    <w:rsid w:val="003826CA"/>
    <w:rsid w:val="00383107"/>
    <w:rsid w:val="0038328E"/>
    <w:rsid w:val="003835C6"/>
    <w:rsid w:val="00385877"/>
    <w:rsid w:val="003858A2"/>
    <w:rsid w:val="00385A6E"/>
    <w:rsid w:val="003860BF"/>
    <w:rsid w:val="003872D5"/>
    <w:rsid w:val="00387A94"/>
    <w:rsid w:val="00391BB3"/>
    <w:rsid w:val="003938DB"/>
    <w:rsid w:val="00393903"/>
    <w:rsid w:val="00393DFB"/>
    <w:rsid w:val="00396879"/>
    <w:rsid w:val="00397845"/>
    <w:rsid w:val="003A0603"/>
    <w:rsid w:val="003A1414"/>
    <w:rsid w:val="003A19C3"/>
    <w:rsid w:val="003A408D"/>
    <w:rsid w:val="003A4BA8"/>
    <w:rsid w:val="003A4EB8"/>
    <w:rsid w:val="003A5CAD"/>
    <w:rsid w:val="003A6B07"/>
    <w:rsid w:val="003A75C5"/>
    <w:rsid w:val="003A7B23"/>
    <w:rsid w:val="003B0B41"/>
    <w:rsid w:val="003B21BC"/>
    <w:rsid w:val="003B23AB"/>
    <w:rsid w:val="003B26F8"/>
    <w:rsid w:val="003B4452"/>
    <w:rsid w:val="003B4963"/>
    <w:rsid w:val="003B6488"/>
    <w:rsid w:val="003B70AB"/>
    <w:rsid w:val="003B72E3"/>
    <w:rsid w:val="003B7AB9"/>
    <w:rsid w:val="003B7BB0"/>
    <w:rsid w:val="003C01ED"/>
    <w:rsid w:val="003C0A02"/>
    <w:rsid w:val="003C28D5"/>
    <w:rsid w:val="003C5E7E"/>
    <w:rsid w:val="003C688D"/>
    <w:rsid w:val="003C6B23"/>
    <w:rsid w:val="003C6E41"/>
    <w:rsid w:val="003C788E"/>
    <w:rsid w:val="003C7B41"/>
    <w:rsid w:val="003C7F19"/>
    <w:rsid w:val="003D19CD"/>
    <w:rsid w:val="003D1ABF"/>
    <w:rsid w:val="003D2BC9"/>
    <w:rsid w:val="003D2F1A"/>
    <w:rsid w:val="003D42F1"/>
    <w:rsid w:val="003E032C"/>
    <w:rsid w:val="003E1CBF"/>
    <w:rsid w:val="003E21FE"/>
    <w:rsid w:val="003E2E2F"/>
    <w:rsid w:val="003E6842"/>
    <w:rsid w:val="003E68B2"/>
    <w:rsid w:val="003E7390"/>
    <w:rsid w:val="003F056E"/>
    <w:rsid w:val="003F0748"/>
    <w:rsid w:val="003F0CA6"/>
    <w:rsid w:val="003F128D"/>
    <w:rsid w:val="003F1794"/>
    <w:rsid w:val="003F1CF8"/>
    <w:rsid w:val="003F202A"/>
    <w:rsid w:val="003F2ED8"/>
    <w:rsid w:val="003F3A5A"/>
    <w:rsid w:val="003F448D"/>
    <w:rsid w:val="003F44B5"/>
    <w:rsid w:val="003F528B"/>
    <w:rsid w:val="003F557B"/>
    <w:rsid w:val="003F6B5E"/>
    <w:rsid w:val="003F6C1E"/>
    <w:rsid w:val="003F6CFD"/>
    <w:rsid w:val="003F71E1"/>
    <w:rsid w:val="003F7C99"/>
    <w:rsid w:val="003F7E55"/>
    <w:rsid w:val="00400AA1"/>
    <w:rsid w:val="004041A5"/>
    <w:rsid w:val="00404E89"/>
    <w:rsid w:val="00405354"/>
    <w:rsid w:val="00406FC4"/>
    <w:rsid w:val="004079D3"/>
    <w:rsid w:val="00410224"/>
    <w:rsid w:val="0041185A"/>
    <w:rsid w:val="004119C6"/>
    <w:rsid w:val="004128C2"/>
    <w:rsid w:val="00415562"/>
    <w:rsid w:val="00416B67"/>
    <w:rsid w:val="004201D7"/>
    <w:rsid w:val="004204A2"/>
    <w:rsid w:val="0042086C"/>
    <w:rsid w:val="00420B0B"/>
    <w:rsid w:val="004212F8"/>
    <w:rsid w:val="00421FE1"/>
    <w:rsid w:val="00423C55"/>
    <w:rsid w:val="00424425"/>
    <w:rsid w:val="00427220"/>
    <w:rsid w:val="00427889"/>
    <w:rsid w:val="00427FCC"/>
    <w:rsid w:val="00430ED4"/>
    <w:rsid w:val="00432260"/>
    <w:rsid w:val="00432BC6"/>
    <w:rsid w:val="0043424F"/>
    <w:rsid w:val="00434D18"/>
    <w:rsid w:val="00437EAA"/>
    <w:rsid w:val="004408DC"/>
    <w:rsid w:val="00440B5A"/>
    <w:rsid w:val="00441DBA"/>
    <w:rsid w:val="004436EF"/>
    <w:rsid w:val="004452ED"/>
    <w:rsid w:val="00445D71"/>
    <w:rsid w:val="0044687D"/>
    <w:rsid w:val="004468E6"/>
    <w:rsid w:val="00447070"/>
    <w:rsid w:val="004475B4"/>
    <w:rsid w:val="00447D82"/>
    <w:rsid w:val="00450066"/>
    <w:rsid w:val="0045019D"/>
    <w:rsid w:val="004501F5"/>
    <w:rsid w:val="004508E5"/>
    <w:rsid w:val="00451624"/>
    <w:rsid w:val="00451721"/>
    <w:rsid w:val="00452AAB"/>
    <w:rsid w:val="00453238"/>
    <w:rsid w:val="0045369B"/>
    <w:rsid w:val="004544DD"/>
    <w:rsid w:val="004558A7"/>
    <w:rsid w:val="00456C2C"/>
    <w:rsid w:val="0045742A"/>
    <w:rsid w:val="00457567"/>
    <w:rsid w:val="00457AA6"/>
    <w:rsid w:val="00457F5F"/>
    <w:rsid w:val="00460D53"/>
    <w:rsid w:val="004611B4"/>
    <w:rsid w:val="004615B6"/>
    <w:rsid w:val="00461990"/>
    <w:rsid w:val="00462343"/>
    <w:rsid w:val="004627E0"/>
    <w:rsid w:val="0046282F"/>
    <w:rsid w:val="00463110"/>
    <w:rsid w:val="00463893"/>
    <w:rsid w:val="004638F9"/>
    <w:rsid w:val="0046427D"/>
    <w:rsid w:val="00465C07"/>
    <w:rsid w:val="00465C49"/>
    <w:rsid w:val="00466E3F"/>
    <w:rsid w:val="00467C2E"/>
    <w:rsid w:val="0047076B"/>
    <w:rsid w:val="00470B5D"/>
    <w:rsid w:val="00471A53"/>
    <w:rsid w:val="00472C99"/>
    <w:rsid w:val="00472E13"/>
    <w:rsid w:val="004730C2"/>
    <w:rsid w:val="00473634"/>
    <w:rsid w:val="004741CF"/>
    <w:rsid w:val="004742F0"/>
    <w:rsid w:val="0047548D"/>
    <w:rsid w:val="0047612C"/>
    <w:rsid w:val="0047660E"/>
    <w:rsid w:val="0047675B"/>
    <w:rsid w:val="00476B03"/>
    <w:rsid w:val="0047719D"/>
    <w:rsid w:val="00477275"/>
    <w:rsid w:val="00480608"/>
    <w:rsid w:val="00480F96"/>
    <w:rsid w:val="00481856"/>
    <w:rsid w:val="00481E30"/>
    <w:rsid w:val="00482301"/>
    <w:rsid w:val="004825E0"/>
    <w:rsid w:val="00482689"/>
    <w:rsid w:val="00482EDC"/>
    <w:rsid w:val="0048365F"/>
    <w:rsid w:val="0048483D"/>
    <w:rsid w:val="00485B9B"/>
    <w:rsid w:val="004877D3"/>
    <w:rsid w:val="00490317"/>
    <w:rsid w:val="0049058C"/>
    <w:rsid w:val="00490FB5"/>
    <w:rsid w:val="00492936"/>
    <w:rsid w:val="00494CEA"/>
    <w:rsid w:val="004950CA"/>
    <w:rsid w:val="0049586F"/>
    <w:rsid w:val="0049634B"/>
    <w:rsid w:val="004964D8"/>
    <w:rsid w:val="00496DAC"/>
    <w:rsid w:val="004972E8"/>
    <w:rsid w:val="004973D2"/>
    <w:rsid w:val="00497629"/>
    <w:rsid w:val="0049785C"/>
    <w:rsid w:val="004A1D47"/>
    <w:rsid w:val="004A1F06"/>
    <w:rsid w:val="004A2A51"/>
    <w:rsid w:val="004A2E03"/>
    <w:rsid w:val="004A3001"/>
    <w:rsid w:val="004A3532"/>
    <w:rsid w:val="004A4CD3"/>
    <w:rsid w:val="004A4E04"/>
    <w:rsid w:val="004A5D60"/>
    <w:rsid w:val="004A5D89"/>
    <w:rsid w:val="004A61A4"/>
    <w:rsid w:val="004A64CD"/>
    <w:rsid w:val="004A6D27"/>
    <w:rsid w:val="004A7949"/>
    <w:rsid w:val="004A7AD1"/>
    <w:rsid w:val="004B0094"/>
    <w:rsid w:val="004B05CE"/>
    <w:rsid w:val="004B1657"/>
    <w:rsid w:val="004B1A55"/>
    <w:rsid w:val="004B23CB"/>
    <w:rsid w:val="004B293B"/>
    <w:rsid w:val="004B4F3B"/>
    <w:rsid w:val="004B521F"/>
    <w:rsid w:val="004B5B02"/>
    <w:rsid w:val="004B5C27"/>
    <w:rsid w:val="004B6BF3"/>
    <w:rsid w:val="004B75EA"/>
    <w:rsid w:val="004B7A5F"/>
    <w:rsid w:val="004B7BA4"/>
    <w:rsid w:val="004C01EF"/>
    <w:rsid w:val="004C0469"/>
    <w:rsid w:val="004C0874"/>
    <w:rsid w:val="004C152E"/>
    <w:rsid w:val="004C205A"/>
    <w:rsid w:val="004C2C51"/>
    <w:rsid w:val="004C2F9C"/>
    <w:rsid w:val="004C44DE"/>
    <w:rsid w:val="004C4CF2"/>
    <w:rsid w:val="004C5F7D"/>
    <w:rsid w:val="004D03E8"/>
    <w:rsid w:val="004D0A6A"/>
    <w:rsid w:val="004D0E01"/>
    <w:rsid w:val="004D2548"/>
    <w:rsid w:val="004D2694"/>
    <w:rsid w:val="004D2E8A"/>
    <w:rsid w:val="004D39C1"/>
    <w:rsid w:val="004D42D6"/>
    <w:rsid w:val="004D4373"/>
    <w:rsid w:val="004D452C"/>
    <w:rsid w:val="004D5129"/>
    <w:rsid w:val="004D731D"/>
    <w:rsid w:val="004D77DA"/>
    <w:rsid w:val="004E257B"/>
    <w:rsid w:val="004E2D2D"/>
    <w:rsid w:val="004E2F1E"/>
    <w:rsid w:val="004E3365"/>
    <w:rsid w:val="004E3597"/>
    <w:rsid w:val="004E48D9"/>
    <w:rsid w:val="004E4E91"/>
    <w:rsid w:val="004E4F7E"/>
    <w:rsid w:val="004E53B8"/>
    <w:rsid w:val="004E60D5"/>
    <w:rsid w:val="004E61E7"/>
    <w:rsid w:val="004E7130"/>
    <w:rsid w:val="004E798E"/>
    <w:rsid w:val="004F0390"/>
    <w:rsid w:val="004F1475"/>
    <w:rsid w:val="004F1651"/>
    <w:rsid w:val="004F275A"/>
    <w:rsid w:val="004F28DC"/>
    <w:rsid w:val="004F2D64"/>
    <w:rsid w:val="004F2F98"/>
    <w:rsid w:val="004F4163"/>
    <w:rsid w:val="004F44BE"/>
    <w:rsid w:val="004F47E6"/>
    <w:rsid w:val="004F49B8"/>
    <w:rsid w:val="004F4EA8"/>
    <w:rsid w:val="004F4EB2"/>
    <w:rsid w:val="004F51C9"/>
    <w:rsid w:val="004F5EC6"/>
    <w:rsid w:val="004F6A5F"/>
    <w:rsid w:val="004F7261"/>
    <w:rsid w:val="004F748D"/>
    <w:rsid w:val="00501E61"/>
    <w:rsid w:val="005022D2"/>
    <w:rsid w:val="005025FD"/>
    <w:rsid w:val="00503370"/>
    <w:rsid w:val="005044FB"/>
    <w:rsid w:val="00504FBA"/>
    <w:rsid w:val="005051E4"/>
    <w:rsid w:val="005064E9"/>
    <w:rsid w:val="00513108"/>
    <w:rsid w:val="00513203"/>
    <w:rsid w:val="005132E8"/>
    <w:rsid w:val="00515AA6"/>
    <w:rsid w:val="005202A8"/>
    <w:rsid w:val="0052168E"/>
    <w:rsid w:val="005231E8"/>
    <w:rsid w:val="0052350B"/>
    <w:rsid w:val="005236E7"/>
    <w:rsid w:val="00523777"/>
    <w:rsid w:val="00523CFF"/>
    <w:rsid w:val="00524677"/>
    <w:rsid w:val="0052504C"/>
    <w:rsid w:val="00525E7D"/>
    <w:rsid w:val="00526792"/>
    <w:rsid w:val="00530329"/>
    <w:rsid w:val="00530A85"/>
    <w:rsid w:val="00531191"/>
    <w:rsid w:val="00531C6D"/>
    <w:rsid w:val="00531DF0"/>
    <w:rsid w:val="00533004"/>
    <w:rsid w:val="00534351"/>
    <w:rsid w:val="00534976"/>
    <w:rsid w:val="00534C64"/>
    <w:rsid w:val="005360CA"/>
    <w:rsid w:val="005361C6"/>
    <w:rsid w:val="00537B7C"/>
    <w:rsid w:val="00540825"/>
    <w:rsid w:val="00540894"/>
    <w:rsid w:val="005411FA"/>
    <w:rsid w:val="00541238"/>
    <w:rsid w:val="00541A41"/>
    <w:rsid w:val="00542608"/>
    <w:rsid w:val="00543968"/>
    <w:rsid w:val="005448BB"/>
    <w:rsid w:val="00545DE4"/>
    <w:rsid w:val="00546366"/>
    <w:rsid w:val="005469DF"/>
    <w:rsid w:val="0054739C"/>
    <w:rsid w:val="005502B5"/>
    <w:rsid w:val="0055196E"/>
    <w:rsid w:val="005528C7"/>
    <w:rsid w:val="00552DEB"/>
    <w:rsid w:val="0055527F"/>
    <w:rsid w:val="00555A78"/>
    <w:rsid w:val="0055694B"/>
    <w:rsid w:val="00556BAF"/>
    <w:rsid w:val="00556C94"/>
    <w:rsid w:val="0056036D"/>
    <w:rsid w:val="005604F7"/>
    <w:rsid w:val="00561222"/>
    <w:rsid w:val="00562E89"/>
    <w:rsid w:val="005632DD"/>
    <w:rsid w:val="005640D6"/>
    <w:rsid w:val="00564717"/>
    <w:rsid w:val="0056498E"/>
    <w:rsid w:val="00564F66"/>
    <w:rsid w:val="00565243"/>
    <w:rsid w:val="005659EF"/>
    <w:rsid w:val="00565DBA"/>
    <w:rsid w:val="00566874"/>
    <w:rsid w:val="00566C62"/>
    <w:rsid w:val="005703D5"/>
    <w:rsid w:val="00570826"/>
    <w:rsid w:val="00571946"/>
    <w:rsid w:val="0057289B"/>
    <w:rsid w:val="0057329D"/>
    <w:rsid w:val="00574BAF"/>
    <w:rsid w:val="00575F84"/>
    <w:rsid w:val="00576189"/>
    <w:rsid w:val="00576232"/>
    <w:rsid w:val="00576DBC"/>
    <w:rsid w:val="00577970"/>
    <w:rsid w:val="00577AB0"/>
    <w:rsid w:val="00580F39"/>
    <w:rsid w:val="0058138D"/>
    <w:rsid w:val="00581A75"/>
    <w:rsid w:val="00582C8D"/>
    <w:rsid w:val="005850DB"/>
    <w:rsid w:val="005870B9"/>
    <w:rsid w:val="00587E1A"/>
    <w:rsid w:val="00590CF9"/>
    <w:rsid w:val="005913B0"/>
    <w:rsid w:val="005922E2"/>
    <w:rsid w:val="00592A58"/>
    <w:rsid w:val="00592CF8"/>
    <w:rsid w:val="00592DC6"/>
    <w:rsid w:val="005936E6"/>
    <w:rsid w:val="005939C3"/>
    <w:rsid w:val="00593E2B"/>
    <w:rsid w:val="00593F6E"/>
    <w:rsid w:val="00595F0E"/>
    <w:rsid w:val="005969ED"/>
    <w:rsid w:val="00596DD8"/>
    <w:rsid w:val="00596E9A"/>
    <w:rsid w:val="00597460"/>
    <w:rsid w:val="0059786C"/>
    <w:rsid w:val="00597B9E"/>
    <w:rsid w:val="005A0886"/>
    <w:rsid w:val="005A16A4"/>
    <w:rsid w:val="005A1CD2"/>
    <w:rsid w:val="005A1F0A"/>
    <w:rsid w:val="005A4AA5"/>
    <w:rsid w:val="005A65F4"/>
    <w:rsid w:val="005A7251"/>
    <w:rsid w:val="005B0435"/>
    <w:rsid w:val="005B0B31"/>
    <w:rsid w:val="005B1164"/>
    <w:rsid w:val="005B287F"/>
    <w:rsid w:val="005B39F7"/>
    <w:rsid w:val="005B496B"/>
    <w:rsid w:val="005B496E"/>
    <w:rsid w:val="005B4F8F"/>
    <w:rsid w:val="005B52A9"/>
    <w:rsid w:val="005B549C"/>
    <w:rsid w:val="005C003F"/>
    <w:rsid w:val="005C0C15"/>
    <w:rsid w:val="005C133F"/>
    <w:rsid w:val="005C16DA"/>
    <w:rsid w:val="005C1979"/>
    <w:rsid w:val="005C3215"/>
    <w:rsid w:val="005C3390"/>
    <w:rsid w:val="005C3EA7"/>
    <w:rsid w:val="005C58D0"/>
    <w:rsid w:val="005C6107"/>
    <w:rsid w:val="005C621C"/>
    <w:rsid w:val="005C763D"/>
    <w:rsid w:val="005C7974"/>
    <w:rsid w:val="005D1C02"/>
    <w:rsid w:val="005D3EAE"/>
    <w:rsid w:val="005D471B"/>
    <w:rsid w:val="005D4D63"/>
    <w:rsid w:val="005D56C2"/>
    <w:rsid w:val="005D6B35"/>
    <w:rsid w:val="005D7C36"/>
    <w:rsid w:val="005E0C5B"/>
    <w:rsid w:val="005E128C"/>
    <w:rsid w:val="005E1380"/>
    <w:rsid w:val="005E1A66"/>
    <w:rsid w:val="005E221E"/>
    <w:rsid w:val="005E438E"/>
    <w:rsid w:val="005E5079"/>
    <w:rsid w:val="005E54F7"/>
    <w:rsid w:val="005E60F5"/>
    <w:rsid w:val="005E7AA3"/>
    <w:rsid w:val="005F0A83"/>
    <w:rsid w:val="005F0F97"/>
    <w:rsid w:val="005F13D6"/>
    <w:rsid w:val="005F277D"/>
    <w:rsid w:val="005F33A6"/>
    <w:rsid w:val="005F36B6"/>
    <w:rsid w:val="005F3B2E"/>
    <w:rsid w:val="005F3BCD"/>
    <w:rsid w:val="005F4793"/>
    <w:rsid w:val="005F4F8C"/>
    <w:rsid w:val="005F5ABB"/>
    <w:rsid w:val="005F6475"/>
    <w:rsid w:val="005F69D4"/>
    <w:rsid w:val="005F7C8D"/>
    <w:rsid w:val="0060025D"/>
    <w:rsid w:val="00600388"/>
    <w:rsid w:val="00600DD5"/>
    <w:rsid w:val="00602609"/>
    <w:rsid w:val="00602F32"/>
    <w:rsid w:val="006032D9"/>
    <w:rsid w:val="0060456C"/>
    <w:rsid w:val="00604FBC"/>
    <w:rsid w:val="00605C87"/>
    <w:rsid w:val="00605FD6"/>
    <w:rsid w:val="00606949"/>
    <w:rsid w:val="006075E6"/>
    <w:rsid w:val="00610C93"/>
    <w:rsid w:val="00611452"/>
    <w:rsid w:val="006117D7"/>
    <w:rsid w:val="00611962"/>
    <w:rsid w:val="006123BF"/>
    <w:rsid w:val="00612710"/>
    <w:rsid w:val="00612D97"/>
    <w:rsid w:val="00612E94"/>
    <w:rsid w:val="00612FDD"/>
    <w:rsid w:val="006142B6"/>
    <w:rsid w:val="006143C9"/>
    <w:rsid w:val="00614511"/>
    <w:rsid w:val="00616202"/>
    <w:rsid w:val="006167D8"/>
    <w:rsid w:val="00617568"/>
    <w:rsid w:val="006201B5"/>
    <w:rsid w:val="0062141A"/>
    <w:rsid w:val="006214E0"/>
    <w:rsid w:val="00623980"/>
    <w:rsid w:val="00625242"/>
    <w:rsid w:val="0062751A"/>
    <w:rsid w:val="006300DE"/>
    <w:rsid w:val="00630D3C"/>
    <w:rsid w:val="006315E8"/>
    <w:rsid w:val="00633003"/>
    <w:rsid w:val="0063338C"/>
    <w:rsid w:val="006335EC"/>
    <w:rsid w:val="006336AD"/>
    <w:rsid w:val="00633BCB"/>
    <w:rsid w:val="006344A9"/>
    <w:rsid w:val="00634BCA"/>
    <w:rsid w:val="00635B0A"/>
    <w:rsid w:val="00636B84"/>
    <w:rsid w:val="0064026E"/>
    <w:rsid w:val="006405E4"/>
    <w:rsid w:val="00640991"/>
    <w:rsid w:val="00641905"/>
    <w:rsid w:val="00641BF0"/>
    <w:rsid w:val="006429C4"/>
    <w:rsid w:val="00642C9C"/>
    <w:rsid w:val="00642F49"/>
    <w:rsid w:val="00643C93"/>
    <w:rsid w:val="00644BC6"/>
    <w:rsid w:val="0064500B"/>
    <w:rsid w:val="00645324"/>
    <w:rsid w:val="006453B5"/>
    <w:rsid w:val="00645866"/>
    <w:rsid w:val="0064665F"/>
    <w:rsid w:val="006467A7"/>
    <w:rsid w:val="00650638"/>
    <w:rsid w:val="00652BFF"/>
    <w:rsid w:val="00654328"/>
    <w:rsid w:val="00654F5E"/>
    <w:rsid w:val="00655F7F"/>
    <w:rsid w:val="006577B2"/>
    <w:rsid w:val="0065793D"/>
    <w:rsid w:val="00657DA2"/>
    <w:rsid w:val="006605EC"/>
    <w:rsid w:val="006608A8"/>
    <w:rsid w:val="00660B66"/>
    <w:rsid w:val="0066173F"/>
    <w:rsid w:val="00663179"/>
    <w:rsid w:val="006633EC"/>
    <w:rsid w:val="00663E62"/>
    <w:rsid w:val="00664FAE"/>
    <w:rsid w:val="00665038"/>
    <w:rsid w:val="00666327"/>
    <w:rsid w:val="00666494"/>
    <w:rsid w:val="00666647"/>
    <w:rsid w:val="00666872"/>
    <w:rsid w:val="00666E45"/>
    <w:rsid w:val="00667261"/>
    <w:rsid w:val="00667D0F"/>
    <w:rsid w:val="00667E0B"/>
    <w:rsid w:val="0067088F"/>
    <w:rsid w:val="006727CC"/>
    <w:rsid w:val="0067309E"/>
    <w:rsid w:val="006743D9"/>
    <w:rsid w:val="00674539"/>
    <w:rsid w:val="006752C1"/>
    <w:rsid w:val="00675648"/>
    <w:rsid w:val="00675729"/>
    <w:rsid w:val="00680509"/>
    <w:rsid w:val="00680CC4"/>
    <w:rsid w:val="0068145E"/>
    <w:rsid w:val="00681CC5"/>
    <w:rsid w:val="00681F63"/>
    <w:rsid w:val="006821D0"/>
    <w:rsid w:val="006823F5"/>
    <w:rsid w:val="0068292B"/>
    <w:rsid w:val="006841CD"/>
    <w:rsid w:val="006848E9"/>
    <w:rsid w:val="00684C5E"/>
    <w:rsid w:val="00685381"/>
    <w:rsid w:val="00685A33"/>
    <w:rsid w:val="00687589"/>
    <w:rsid w:val="006879F8"/>
    <w:rsid w:val="00687FDF"/>
    <w:rsid w:val="0069128B"/>
    <w:rsid w:val="00691785"/>
    <w:rsid w:val="00691DC5"/>
    <w:rsid w:val="00692689"/>
    <w:rsid w:val="00693317"/>
    <w:rsid w:val="00694765"/>
    <w:rsid w:val="00694FE0"/>
    <w:rsid w:val="006956E7"/>
    <w:rsid w:val="00695E2A"/>
    <w:rsid w:val="00696530"/>
    <w:rsid w:val="00696AD4"/>
    <w:rsid w:val="00696DF3"/>
    <w:rsid w:val="00697B4F"/>
    <w:rsid w:val="00697F5A"/>
    <w:rsid w:val="006A23BA"/>
    <w:rsid w:val="006A3186"/>
    <w:rsid w:val="006A33A8"/>
    <w:rsid w:val="006A3576"/>
    <w:rsid w:val="006A3934"/>
    <w:rsid w:val="006A3A49"/>
    <w:rsid w:val="006A4ECF"/>
    <w:rsid w:val="006A58DF"/>
    <w:rsid w:val="006A5E60"/>
    <w:rsid w:val="006A6229"/>
    <w:rsid w:val="006A671D"/>
    <w:rsid w:val="006A7418"/>
    <w:rsid w:val="006A74C0"/>
    <w:rsid w:val="006A7B82"/>
    <w:rsid w:val="006B223F"/>
    <w:rsid w:val="006B27C5"/>
    <w:rsid w:val="006B64E9"/>
    <w:rsid w:val="006B726B"/>
    <w:rsid w:val="006B7FD7"/>
    <w:rsid w:val="006C05E9"/>
    <w:rsid w:val="006C08D5"/>
    <w:rsid w:val="006C419D"/>
    <w:rsid w:val="006C4543"/>
    <w:rsid w:val="006C4806"/>
    <w:rsid w:val="006C70EB"/>
    <w:rsid w:val="006C7D8C"/>
    <w:rsid w:val="006D053C"/>
    <w:rsid w:val="006D083A"/>
    <w:rsid w:val="006D09AD"/>
    <w:rsid w:val="006D14D4"/>
    <w:rsid w:val="006D2F64"/>
    <w:rsid w:val="006D5D7E"/>
    <w:rsid w:val="006D63CF"/>
    <w:rsid w:val="006D6744"/>
    <w:rsid w:val="006D6DC0"/>
    <w:rsid w:val="006D7CC9"/>
    <w:rsid w:val="006D7FA4"/>
    <w:rsid w:val="006E0116"/>
    <w:rsid w:val="006E07BD"/>
    <w:rsid w:val="006E18E0"/>
    <w:rsid w:val="006E208C"/>
    <w:rsid w:val="006E2830"/>
    <w:rsid w:val="006E31E7"/>
    <w:rsid w:val="006E326E"/>
    <w:rsid w:val="006E4537"/>
    <w:rsid w:val="006E48F7"/>
    <w:rsid w:val="006E4AD0"/>
    <w:rsid w:val="006E69E6"/>
    <w:rsid w:val="006E6BB5"/>
    <w:rsid w:val="006E7882"/>
    <w:rsid w:val="006E7D1A"/>
    <w:rsid w:val="006F0ABD"/>
    <w:rsid w:val="006F1922"/>
    <w:rsid w:val="006F259D"/>
    <w:rsid w:val="006F2843"/>
    <w:rsid w:val="006F3442"/>
    <w:rsid w:val="006F538E"/>
    <w:rsid w:val="006F6CD5"/>
    <w:rsid w:val="006F7149"/>
    <w:rsid w:val="006F71E8"/>
    <w:rsid w:val="006F7504"/>
    <w:rsid w:val="006F7B5A"/>
    <w:rsid w:val="00700705"/>
    <w:rsid w:val="00700D51"/>
    <w:rsid w:val="0070128B"/>
    <w:rsid w:val="00702704"/>
    <w:rsid w:val="00703084"/>
    <w:rsid w:val="00703D12"/>
    <w:rsid w:val="007042C1"/>
    <w:rsid w:val="007046B8"/>
    <w:rsid w:val="00706C92"/>
    <w:rsid w:val="00706D20"/>
    <w:rsid w:val="0070702D"/>
    <w:rsid w:val="00710199"/>
    <w:rsid w:val="00710CDD"/>
    <w:rsid w:val="00711E23"/>
    <w:rsid w:val="007130D6"/>
    <w:rsid w:val="00714F1A"/>
    <w:rsid w:val="007155FB"/>
    <w:rsid w:val="00715A7F"/>
    <w:rsid w:val="00716216"/>
    <w:rsid w:val="007165FC"/>
    <w:rsid w:val="00717283"/>
    <w:rsid w:val="00720EDB"/>
    <w:rsid w:val="00721311"/>
    <w:rsid w:val="00721C87"/>
    <w:rsid w:val="00721E38"/>
    <w:rsid w:val="0072224A"/>
    <w:rsid w:val="00722922"/>
    <w:rsid w:val="00725067"/>
    <w:rsid w:val="007257AC"/>
    <w:rsid w:val="00725D47"/>
    <w:rsid w:val="00730188"/>
    <w:rsid w:val="007307D2"/>
    <w:rsid w:val="00730C1A"/>
    <w:rsid w:val="00730F99"/>
    <w:rsid w:val="00731208"/>
    <w:rsid w:val="00732062"/>
    <w:rsid w:val="0073208A"/>
    <w:rsid w:val="007322F9"/>
    <w:rsid w:val="00732A35"/>
    <w:rsid w:val="007338D8"/>
    <w:rsid w:val="007358D4"/>
    <w:rsid w:val="00735A66"/>
    <w:rsid w:val="00736ADA"/>
    <w:rsid w:val="00736B2B"/>
    <w:rsid w:val="00736CD4"/>
    <w:rsid w:val="0073737D"/>
    <w:rsid w:val="007402D1"/>
    <w:rsid w:val="007423B4"/>
    <w:rsid w:val="00743F56"/>
    <w:rsid w:val="00743F86"/>
    <w:rsid w:val="0074440E"/>
    <w:rsid w:val="00744DE8"/>
    <w:rsid w:val="0074587A"/>
    <w:rsid w:val="00745C3C"/>
    <w:rsid w:val="007461FE"/>
    <w:rsid w:val="007464BA"/>
    <w:rsid w:val="007466BC"/>
    <w:rsid w:val="00746AC3"/>
    <w:rsid w:val="00747520"/>
    <w:rsid w:val="0074798C"/>
    <w:rsid w:val="00747EFD"/>
    <w:rsid w:val="00750113"/>
    <w:rsid w:val="00750CE1"/>
    <w:rsid w:val="0075127C"/>
    <w:rsid w:val="00751F16"/>
    <w:rsid w:val="007532B4"/>
    <w:rsid w:val="007536D7"/>
    <w:rsid w:val="00753BC4"/>
    <w:rsid w:val="007544D3"/>
    <w:rsid w:val="007553F6"/>
    <w:rsid w:val="0075677B"/>
    <w:rsid w:val="0075692F"/>
    <w:rsid w:val="00756DE3"/>
    <w:rsid w:val="007571A2"/>
    <w:rsid w:val="00757F87"/>
    <w:rsid w:val="0076058D"/>
    <w:rsid w:val="00760E25"/>
    <w:rsid w:val="00761252"/>
    <w:rsid w:val="0076150B"/>
    <w:rsid w:val="00761D5E"/>
    <w:rsid w:val="007625E6"/>
    <w:rsid w:val="007633F2"/>
    <w:rsid w:val="00765395"/>
    <w:rsid w:val="00766545"/>
    <w:rsid w:val="007676A0"/>
    <w:rsid w:val="00767983"/>
    <w:rsid w:val="00770280"/>
    <w:rsid w:val="00771608"/>
    <w:rsid w:val="00772281"/>
    <w:rsid w:val="00772E65"/>
    <w:rsid w:val="00773AAE"/>
    <w:rsid w:val="0077428A"/>
    <w:rsid w:val="00774DCB"/>
    <w:rsid w:val="00775534"/>
    <w:rsid w:val="007759D9"/>
    <w:rsid w:val="00775C14"/>
    <w:rsid w:val="007778E0"/>
    <w:rsid w:val="00777ED4"/>
    <w:rsid w:val="0078006D"/>
    <w:rsid w:val="0078069A"/>
    <w:rsid w:val="00780A3E"/>
    <w:rsid w:val="00780D06"/>
    <w:rsid w:val="00780E28"/>
    <w:rsid w:val="0078125B"/>
    <w:rsid w:val="007838EB"/>
    <w:rsid w:val="00783974"/>
    <w:rsid w:val="00784C40"/>
    <w:rsid w:val="0078546A"/>
    <w:rsid w:val="00785B42"/>
    <w:rsid w:val="00785C06"/>
    <w:rsid w:val="00785D07"/>
    <w:rsid w:val="0078672F"/>
    <w:rsid w:val="00786881"/>
    <w:rsid w:val="00787793"/>
    <w:rsid w:val="00790041"/>
    <w:rsid w:val="00790AB9"/>
    <w:rsid w:val="00791F54"/>
    <w:rsid w:val="007934FE"/>
    <w:rsid w:val="0079607C"/>
    <w:rsid w:val="007961F4"/>
    <w:rsid w:val="0079625B"/>
    <w:rsid w:val="007A2444"/>
    <w:rsid w:val="007A2FF9"/>
    <w:rsid w:val="007A473D"/>
    <w:rsid w:val="007A4F97"/>
    <w:rsid w:val="007A587D"/>
    <w:rsid w:val="007A5C65"/>
    <w:rsid w:val="007B0997"/>
    <w:rsid w:val="007B11F8"/>
    <w:rsid w:val="007B1331"/>
    <w:rsid w:val="007B1685"/>
    <w:rsid w:val="007B1D99"/>
    <w:rsid w:val="007B2195"/>
    <w:rsid w:val="007B24B4"/>
    <w:rsid w:val="007B2BE8"/>
    <w:rsid w:val="007B2FB7"/>
    <w:rsid w:val="007B35E1"/>
    <w:rsid w:val="007B421F"/>
    <w:rsid w:val="007B450D"/>
    <w:rsid w:val="007B4655"/>
    <w:rsid w:val="007B5524"/>
    <w:rsid w:val="007B5617"/>
    <w:rsid w:val="007B69DF"/>
    <w:rsid w:val="007C0503"/>
    <w:rsid w:val="007C128F"/>
    <w:rsid w:val="007C12E8"/>
    <w:rsid w:val="007C16E0"/>
    <w:rsid w:val="007C1C76"/>
    <w:rsid w:val="007C1D52"/>
    <w:rsid w:val="007C2B03"/>
    <w:rsid w:val="007C2E09"/>
    <w:rsid w:val="007C3139"/>
    <w:rsid w:val="007C34FA"/>
    <w:rsid w:val="007C3DD4"/>
    <w:rsid w:val="007C457A"/>
    <w:rsid w:val="007C48F6"/>
    <w:rsid w:val="007C6620"/>
    <w:rsid w:val="007D023A"/>
    <w:rsid w:val="007D0BC2"/>
    <w:rsid w:val="007D1C5A"/>
    <w:rsid w:val="007D329E"/>
    <w:rsid w:val="007D34AA"/>
    <w:rsid w:val="007D4A4C"/>
    <w:rsid w:val="007D52D7"/>
    <w:rsid w:val="007E0A44"/>
    <w:rsid w:val="007E0C9F"/>
    <w:rsid w:val="007E0F5D"/>
    <w:rsid w:val="007E19B7"/>
    <w:rsid w:val="007E1ACA"/>
    <w:rsid w:val="007E2AD7"/>
    <w:rsid w:val="007E37D5"/>
    <w:rsid w:val="007E3903"/>
    <w:rsid w:val="007E3C12"/>
    <w:rsid w:val="007E3CD8"/>
    <w:rsid w:val="007E423A"/>
    <w:rsid w:val="007E4B32"/>
    <w:rsid w:val="007E50B5"/>
    <w:rsid w:val="007E53D5"/>
    <w:rsid w:val="007E5A0A"/>
    <w:rsid w:val="007E6D0C"/>
    <w:rsid w:val="007E72F4"/>
    <w:rsid w:val="007E765A"/>
    <w:rsid w:val="007F12FD"/>
    <w:rsid w:val="007F1816"/>
    <w:rsid w:val="007F2143"/>
    <w:rsid w:val="007F2791"/>
    <w:rsid w:val="007F357A"/>
    <w:rsid w:val="007F59C3"/>
    <w:rsid w:val="007F6229"/>
    <w:rsid w:val="007F670B"/>
    <w:rsid w:val="007F6CAB"/>
    <w:rsid w:val="008008A2"/>
    <w:rsid w:val="00800DA3"/>
    <w:rsid w:val="00800F87"/>
    <w:rsid w:val="008019B6"/>
    <w:rsid w:val="00803DF7"/>
    <w:rsid w:val="008043C8"/>
    <w:rsid w:val="00804C13"/>
    <w:rsid w:val="0080581D"/>
    <w:rsid w:val="00806814"/>
    <w:rsid w:val="00807313"/>
    <w:rsid w:val="0081000F"/>
    <w:rsid w:val="0081039D"/>
    <w:rsid w:val="0081096A"/>
    <w:rsid w:val="00810C6D"/>
    <w:rsid w:val="008114A6"/>
    <w:rsid w:val="00812330"/>
    <w:rsid w:val="008141F5"/>
    <w:rsid w:val="00814C41"/>
    <w:rsid w:val="00814EA9"/>
    <w:rsid w:val="0081516B"/>
    <w:rsid w:val="00815549"/>
    <w:rsid w:val="00816500"/>
    <w:rsid w:val="00817F24"/>
    <w:rsid w:val="0082217B"/>
    <w:rsid w:val="00822EF6"/>
    <w:rsid w:val="00823171"/>
    <w:rsid w:val="00823CD4"/>
    <w:rsid w:val="00823E24"/>
    <w:rsid w:val="00824348"/>
    <w:rsid w:val="0082475A"/>
    <w:rsid w:val="00824A1C"/>
    <w:rsid w:val="0082508E"/>
    <w:rsid w:val="008260FB"/>
    <w:rsid w:val="008264CA"/>
    <w:rsid w:val="00830F91"/>
    <w:rsid w:val="00831BCD"/>
    <w:rsid w:val="00831FE6"/>
    <w:rsid w:val="008324CB"/>
    <w:rsid w:val="008330C9"/>
    <w:rsid w:val="008332F3"/>
    <w:rsid w:val="0083337A"/>
    <w:rsid w:val="00835C5D"/>
    <w:rsid w:val="00836D2B"/>
    <w:rsid w:val="00840144"/>
    <w:rsid w:val="00840E8B"/>
    <w:rsid w:val="00841C2A"/>
    <w:rsid w:val="00842439"/>
    <w:rsid w:val="00842899"/>
    <w:rsid w:val="008431A7"/>
    <w:rsid w:val="0084363D"/>
    <w:rsid w:val="008436B8"/>
    <w:rsid w:val="00843BCE"/>
    <w:rsid w:val="00844FCF"/>
    <w:rsid w:val="00845411"/>
    <w:rsid w:val="00845C7C"/>
    <w:rsid w:val="00845DE3"/>
    <w:rsid w:val="008461BA"/>
    <w:rsid w:val="00846D7A"/>
    <w:rsid w:val="008470CC"/>
    <w:rsid w:val="00847B5A"/>
    <w:rsid w:val="00847BE5"/>
    <w:rsid w:val="00847D42"/>
    <w:rsid w:val="00852828"/>
    <w:rsid w:val="008533EA"/>
    <w:rsid w:val="008542F2"/>
    <w:rsid w:val="008549AA"/>
    <w:rsid w:val="008551FA"/>
    <w:rsid w:val="0085665F"/>
    <w:rsid w:val="00856FA7"/>
    <w:rsid w:val="00857394"/>
    <w:rsid w:val="00857C05"/>
    <w:rsid w:val="00857C81"/>
    <w:rsid w:val="00860292"/>
    <w:rsid w:val="008610C0"/>
    <w:rsid w:val="00861C72"/>
    <w:rsid w:val="008621A8"/>
    <w:rsid w:val="00863453"/>
    <w:rsid w:val="0086386B"/>
    <w:rsid w:val="00864E3F"/>
    <w:rsid w:val="008655D6"/>
    <w:rsid w:val="00865791"/>
    <w:rsid w:val="00865B6D"/>
    <w:rsid w:val="00865D9F"/>
    <w:rsid w:val="0086614F"/>
    <w:rsid w:val="008667A9"/>
    <w:rsid w:val="00867838"/>
    <w:rsid w:val="00867C78"/>
    <w:rsid w:val="00867CE6"/>
    <w:rsid w:val="00870C6B"/>
    <w:rsid w:val="00870CBB"/>
    <w:rsid w:val="00871DA3"/>
    <w:rsid w:val="00872121"/>
    <w:rsid w:val="00872561"/>
    <w:rsid w:val="00872E0C"/>
    <w:rsid w:val="00872E0F"/>
    <w:rsid w:val="00873D6D"/>
    <w:rsid w:val="008753F2"/>
    <w:rsid w:val="008756E4"/>
    <w:rsid w:val="00875CAE"/>
    <w:rsid w:val="008801BE"/>
    <w:rsid w:val="008802DB"/>
    <w:rsid w:val="0088054D"/>
    <w:rsid w:val="00880DBD"/>
    <w:rsid w:val="00880E9C"/>
    <w:rsid w:val="00882157"/>
    <w:rsid w:val="0088287A"/>
    <w:rsid w:val="008828D4"/>
    <w:rsid w:val="00882FAF"/>
    <w:rsid w:val="0088507C"/>
    <w:rsid w:val="008864D1"/>
    <w:rsid w:val="008871D6"/>
    <w:rsid w:val="00887978"/>
    <w:rsid w:val="008902BB"/>
    <w:rsid w:val="00890A51"/>
    <w:rsid w:val="00891215"/>
    <w:rsid w:val="008924D0"/>
    <w:rsid w:val="008928A8"/>
    <w:rsid w:val="008935E4"/>
    <w:rsid w:val="008941B3"/>
    <w:rsid w:val="00895B65"/>
    <w:rsid w:val="008963EC"/>
    <w:rsid w:val="0089729F"/>
    <w:rsid w:val="008A0344"/>
    <w:rsid w:val="008A10FE"/>
    <w:rsid w:val="008A3D67"/>
    <w:rsid w:val="008A401F"/>
    <w:rsid w:val="008A4791"/>
    <w:rsid w:val="008A48BA"/>
    <w:rsid w:val="008A4F36"/>
    <w:rsid w:val="008A5956"/>
    <w:rsid w:val="008A686D"/>
    <w:rsid w:val="008A6EF4"/>
    <w:rsid w:val="008A704B"/>
    <w:rsid w:val="008A75FD"/>
    <w:rsid w:val="008B0155"/>
    <w:rsid w:val="008B0E87"/>
    <w:rsid w:val="008B16A2"/>
    <w:rsid w:val="008B17EA"/>
    <w:rsid w:val="008B1A7F"/>
    <w:rsid w:val="008B3978"/>
    <w:rsid w:val="008B3C6D"/>
    <w:rsid w:val="008B412C"/>
    <w:rsid w:val="008B558F"/>
    <w:rsid w:val="008B5E32"/>
    <w:rsid w:val="008B60AE"/>
    <w:rsid w:val="008B67FE"/>
    <w:rsid w:val="008B7DD8"/>
    <w:rsid w:val="008C042F"/>
    <w:rsid w:val="008C0D5C"/>
    <w:rsid w:val="008C1673"/>
    <w:rsid w:val="008C2166"/>
    <w:rsid w:val="008C24B7"/>
    <w:rsid w:val="008C781E"/>
    <w:rsid w:val="008C7F90"/>
    <w:rsid w:val="008D073D"/>
    <w:rsid w:val="008D1432"/>
    <w:rsid w:val="008D1A06"/>
    <w:rsid w:val="008D1FE9"/>
    <w:rsid w:val="008D2A0F"/>
    <w:rsid w:val="008D3D13"/>
    <w:rsid w:val="008D5586"/>
    <w:rsid w:val="008D5878"/>
    <w:rsid w:val="008D6683"/>
    <w:rsid w:val="008D66F7"/>
    <w:rsid w:val="008D7553"/>
    <w:rsid w:val="008E13D2"/>
    <w:rsid w:val="008E1CC6"/>
    <w:rsid w:val="008E27A6"/>
    <w:rsid w:val="008E356B"/>
    <w:rsid w:val="008E4A8C"/>
    <w:rsid w:val="008E4C14"/>
    <w:rsid w:val="008E5465"/>
    <w:rsid w:val="008E547F"/>
    <w:rsid w:val="008E6BDE"/>
    <w:rsid w:val="008E772E"/>
    <w:rsid w:val="008F0032"/>
    <w:rsid w:val="008F0233"/>
    <w:rsid w:val="008F0871"/>
    <w:rsid w:val="008F14BE"/>
    <w:rsid w:val="008F2319"/>
    <w:rsid w:val="008F344D"/>
    <w:rsid w:val="008F4156"/>
    <w:rsid w:val="008F6615"/>
    <w:rsid w:val="008F7437"/>
    <w:rsid w:val="008F7A27"/>
    <w:rsid w:val="008F7F12"/>
    <w:rsid w:val="00900482"/>
    <w:rsid w:val="00900745"/>
    <w:rsid w:val="0090076C"/>
    <w:rsid w:val="00901063"/>
    <w:rsid w:val="00901748"/>
    <w:rsid w:val="00901BA8"/>
    <w:rsid w:val="00901F28"/>
    <w:rsid w:val="00902AB1"/>
    <w:rsid w:val="00902D6F"/>
    <w:rsid w:val="009032A6"/>
    <w:rsid w:val="00903D09"/>
    <w:rsid w:val="009045D5"/>
    <w:rsid w:val="00905F27"/>
    <w:rsid w:val="0090698E"/>
    <w:rsid w:val="00906D56"/>
    <w:rsid w:val="00906EA8"/>
    <w:rsid w:val="009075E1"/>
    <w:rsid w:val="00907A55"/>
    <w:rsid w:val="00907BEC"/>
    <w:rsid w:val="00910C49"/>
    <w:rsid w:val="009111E9"/>
    <w:rsid w:val="0091198B"/>
    <w:rsid w:val="00911C6A"/>
    <w:rsid w:val="009123FD"/>
    <w:rsid w:val="00912742"/>
    <w:rsid w:val="00912A2D"/>
    <w:rsid w:val="00913D38"/>
    <w:rsid w:val="00914B0A"/>
    <w:rsid w:val="00914E56"/>
    <w:rsid w:val="009152AF"/>
    <w:rsid w:val="0091642B"/>
    <w:rsid w:val="00916FB6"/>
    <w:rsid w:val="00917354"/>
    <w:rsid w:val="009203E2"/>
    <w:rsid w:val="0092182B"/>
    <w:rsid w:val="00923D87"/>
    <w:rsid w:val="00923DAE"/>
    <w:rsid w:val="00925ED3"/>
    <w:rsid w:val="009260E4"/>
    <w:rsid w:val="00926DF8"/>
    <w:rsid w:val="00926FF2"/>
    <w:rsid w:val="009277D7"/>
    <w:rsid w:val="009319DA"/>
    <w:rsid w:val="00931E53"/>
    <w:rsid w:val="00932694"/>
    <w:rsid w:val="00932776"/>
    <w:rsid w:val="0093293A"/>
    <w:rsid w:val="00932F0B"/>
    <w:rsid w:val="00933674"/>
    <w:rsid w:val="00935A3F"/>
    <w:rsid w:val="0093643E"/>
    <w:rsid w:val="00936F4E"/>
    <w:rsid w:val="009378A2"/>
    <w:rsid w:val="0094008F"/>
    <w:rsid w:val="00940BE3"/>
    <w:rsid w:val="0094366A"/>
    <w:rsid w:val="00946BD9"/>
    <w:rsid w:val="00946E6A"/>
    <w:rsid w:val="00950530"/>
    <w:rsid w:val="00950F90"/>
    <w:rsid w:val="00951F8D"/>
    <w:rsid w:val="00952116"/>
    <w:rsid w:val="0095285A"/>
    <w:rsid w:val="00954BB7"/>
    <w:rsid w:val="0095609B"/>
    <w:rsid w:val="009560AE"/>
    <w:rsid w:val="009566F9"/>
    <w:rsid w:val="00957C12"/>
    <w:rsid w:val="0096001A"/>
    <w:rsid w:val="00960589"/>
    <w:rsid w:val="00961062"/>
    <w:rsid w:val="00962A49"/>
    <w:rsid w:val="00962CD4"/>
    <w:rsid w:val="00963FB8"/>
    <w:rsid w:val="009646DC"/>
    <w:rsid w:val="00964AFE"/>
    <w:rsid w:val="00966026"/>
    <w:rsid w:val="0096619A"/>
    <w:rsid w:val="009666FA"/>
    <w:rsid w:val="00966F63"/>
    <w:rsid w:val="00967768"/>
    <w:rsid w:val="00967E44"/>
    <w:rsid w:val="00967FBB"/>
    <w:rsid w:val="0097175E"/>
    <w:rsid w:val="00971E0B"/>
    <w:rsid w:val="009722AF"/>
    <w:rsid w:val="0097268C"/>
    <w:rsid w:val="00972751"/>
    <w:rsid w:val="00973EC2"/>
    <w:rsid w:val="0097428F"/>
    <w:rsid w:val="00974511"/>
    <w:rsid w:val="00974DDE"/>
    <w:rsid w:val="009754D6"/>
    <w:rsid w:val="00976109"/>
    <w:rsid w:val="00977C38"/>
    <w:rsid w:val="00980BA7"/>
    <w:rsid w:val="00980F1E"/>
    <w:rsid w:val="009811F0"/>
    <w:rsid w:val="00981B7C"/>
    <w:rsid w:val="00984A81"/>
    <w:rsid w:val="009859EF"/>
    <w:rsid w:val="00986D32"/>
    <w:rsid w:val="00986DBF"/>
    <w:rsid w:val="009876D6"/>
    <w:rsid w:val="009905DF"/>
    <w:rsid w:val="009913DE"/>
    <w:rsid w:val="009916FA"/>
    <w:rsid w:val="009920F1"/>
    <w:rsid w:val="00992324"/>
    <w:rsid w:val="00992403"/>
    <w:rsid w:val="00993863"/>
    <w:rsid w:val="0099447A"/>
    <w:rsid w:val="0099597C"/>
    <w:rsid w:val="00995D0C"/>
    <w:rsid w:val="0099617D"/>
    <w:rsid w:val="00996223"/>
    <w:rsid w:val="0099771C"/>
    <w:rsid w:val="009A1D27"/>
    <w:rsid w:val="009A2D54"/>
    <w:rsid w:val="009A4294"/>
    <w:rsid w:val="009A4B0A"/>
    <w:rsid w:val="009A5593"/>
    <w:rsid w:val="009A56C3"/>
    <w:rsid w:val="009A578E"/>
    <w:rsid w:val="009A579F"/>
    <w:rsid w:val="009A5CFA"/>
    <w:rsid w:val="009A5CFB"/>
    <w:rsid w:val="009A5F55"/>
    <w:rsid w:val="009A620E"/>
    <w:rsid w:val="009A6A50"/>
    <w:rsid w:val="009A708D"/>
    <w:rsid w:val="009B0374"/>
    <w:rsid w:val="009B0DDF"/>
    <w:rsid w:val="009B1177"/>
    <w:rsid w:val="009B32A9"/>
    <w:rsid w:val="009B3485"/>
    <w:rsid w:val="009B3870"/>
    <w:rsid w:val="009B3BB3"/>
    <w:rsid w:val="009B3F86"/>
    <w:rsid w:val="009B41EA"/>
    <w:rsid w:val="009B4881"/>
    <w:rsid w:val="009B5A3C"/>
    <w:rsid w:val="009B5DA6"/>
    <w:rsid w:val="009C0194"/>
    <w:rsid w:val="009C0445"/>
    <w:rsid w:val="009C216C"/>
    <w:rsid w:val="009C3782"/>
    <w:rsid w:val="009C4108"/>
    <w:rsid w:val="009C56A0"/>
    <w:rsid w:val="009C580B"/>
    <w:rsid w:val="009C5A7C"/>
    <w:rsid w:val="009C5F61"/>
    <w:rsid w:val="009C6070"/>
    <w:rsid w:val="009C6A72"/>
    <w:rsid w:val="009C732F"/>
    <w:rsid w:val="009D05AE"/>
    <w:rsid w:val="009D0DB8"/>
    <w:rsid w:val="009D1626"/>
    <w:rsid w:val="009D17AC"/>
    <w:rsid w:val="009D17DF"/>
    <w:rsid w:val="009D4313"/>
    <w:rsid w:val="009D5028"/>
    <w:rsid w:val="009D6107"/>
    <w:rsid w:val="009D695B"/>
    <w:rsid w:val="009D69F1"/>
    <w:rsid w:val="009D6CBF"/>
    <w:rsid w:val="009D74EA"/>
    <w:rsid w:val="009D7D40"/>
    <w:rsid w:val="009E057F"/>
    <w:rsid w:val="009E0FD4"/>
    <w:rsid w:val="009E304D"/>
    <w:rsid w:val="009E38D8"/>
    <w:rsid w:val="009E415E"/>
    <w:rsid w:val="009E4E8B"/>
    <w:rsid w:val="009E517F"/>
    <w:rsid w:val="009E60A5"/>
    <w:rsid w:val="009E6588"/>
    <w:rsid w:val="009E6895"/>
    <w:rsid w:val="009E709A"/>
    <w:rsid w:val="009E7655"/>
    <w:rsid w:val="009F00F4"/>
    <w:rsid w:val="009F016C"/>
    <w:rsid w:val="009F1189"/>
    <w:rsid w:val="009F12F8"/>
    <w:rsid w:val="009F1EA9"/>
    <w:rsid w:val="009F2D43"/>
    <w:rsid w:val="009F2E35"/>
    <w:rsid w:val="009F2E52"/>
    <w:rsid w:val="009F3628"/>
    <w:rsid w:val="009F51F2"/>
    <w:rsid w:val="009F7219"/>
    <w:rsid w:val="00A002F8"/>
    <w:rsid w:val="00A01CA5"/>
    <w:rsid w:val="00A029DC"/>
    <w:rsid w:val="00A02B7A"/>
    <w:rsid w:val="00A02F8D"/>
    <w:rsid w:val="00A03368"/>
    <w:rsid w:val="00A03C23"/>
    <w:rsid w:val="00A043C2"/>
    <w:rsid w:val="00A05853"/>
    <w:rsid w:val="00A05CE3"/>
    <w:rsid w:val="00A07C70"/>
    <w:rsid w:val="00A07E35"/>
    <w:rsid w:val="00A07EDD"/>
    <w:rsid w:val="00A11046"/>
    <w:rsid w:val="00A11062"/>
    <w:rsid w:val="00A1222C"/>
    <w:rsid w:val="00A12FE3"/>
    <w:rsid w:val="00A13FE1"/>
    <w:rsid w:val="00A14501"/>
    <w:rsid w:val="00A14546"/>
    <w:rsid w:val="00A14E0C"/>
    <w:rsid w:val="00A15718"/>
    <w:rsid w:val="00A1579D"/>
    <w:rsid w:val="00A164F8"/>
    <w:rsid w:val="00A17499"/>
    <w:rsid w:val="00A17D94"/>
    <w:rsid w:val="00A21956"/>
    <w:rsid w:val="00A21AC8"/>
    <w:rsid w:val="00A21CA1"/>
    <w:rsid w:val="00A21ED3"/>
    <w:rsid w:val="00A2302E"/>
    <w:rsid w:val="00A2304D"/>
    <w:rsid w:val="00A240EC"/>
    <w:rsid w:val="00A24194"/>
    <w:rsid w:val="00A24339"/>
    <w:rsid w:val="00A249F8"/>
    <w:rsid w:val="00A24C1B"/>
    <w:rsid w:val="00A2693B"/>
    <w:rsid w:val="00A26BF0"/>
    <w:rsid w:val="00A2709F"/>
    <w:rsid w:val="00A2726C"/>
    <w:rsid w:val="00A276C8"/>
    <w:rsid w:val="00A2779D"/>
    <w:rsid w:val="00A30233"/>
    <w:rsid w:val="00A302AC"/>
    <w:rsid w:val="00A30618"/>
    <w:rsid w:val="00A31E2C"/>
    <w:rsid w:val="00A32F87"/>
    <w:rsid w:val="00A3474E"/>
    <w:rsid w:val="00A34796"/>
    <w:rsid w:val="00A34FF5"/>
    <w:rsid w:val="00A3594E"/>
    <w:rsid w:val="00A35F74"/>
    <w:rsid w:val="00A3616E"/>
    <w:rsid w:val="00A36263"/>
    <w:rsid w:val="00A413DD"/>
    <w:rsid w:val="00A419E0"/>
    <w:rsid w:val="00A445A6"/>
    <w:rsid w:val="00A446DA"/>
    <w:rsid w:val="00A465E2"/>
    <w:rsid w:val="00A4681E"/>
    <w:rsid w:val="00A4775D"/>
    <w:rsid w:val="00A5132B"/>
    <w:rsid w:val="00A52D66"/>
    <w:rsid w:val="00A531CF"/>
    <w:rsid w:val="00A54215"/>
    <w:rsid w:val="00A54F3C"/>
    <w:rsid w:val="00A550D1"/>
    <w:rsid w:val="00A55462"/>
    <w:rsid w:val="00A55B2C"/>
    <w:rsid w:val="00A55E14"/>
    <w:rsid w:val="00A5631C"/>
    <w:rsid w:val="00A5697A"/>
    <w:rsid w:val="00A56A9C"/>
    <w:rsid w:val="00A570DE"/>
    <w:rsid w:val="00A57C55"/>
    <w:rsid w:val="00A57CEC"/>
    <w:rsid w:val="00A6047C"/>
    <w:rsid w:val="00A6083A"/>
    <w:rsid w:val="00A60A81"/>
    <w:rsid w:val="00A61900"/>
    <w:rsid w:val="00A61EFF"/>
    <w:rsid w:val="00A62AA9"/>
    <w:rsid w:val="00A62CAE"/>
    <w:rsid w:val="00A638A4"/>
    <w:rsid w:val="00A63E87"/>
    <w:rsid w:val="00A63F6A"/>
    <w:rsid w:val="00A64E13"/>
    <w:rsid w:val="00A64FD4"/>
    <w:rsid w:val="00A6591A"/>
    <w:rsid w:val="00A661E4"/>
    <w:rsid w:val="00A66AA2"/>
    <w:rsid w:val="00A7034B"/>
    <w:rsid w:val="00A728B1"/>
    <w:rsid w:val="00A73503"/>
    <w:rsid w:val="00A743BD"/>
    <w:rsid w:val="00A748CE"/>
    <w:rsid w:val="00A76CC3"/>
    <w:rsid w:val="00A770BA"/>
    <w:rsid w:val="00A778C0"/>
    <w:rsid w:val="00A77BB4"/>
    <w:rsid w:val="00A810B1"/>
    <w:rsid w:val="00A8160A"/>
    <w:rsid w:val="00A818DA"/>
    <w:rsid w:val="00A82060"/>
    <w:rsid w:val="00A821EE"/>
    <w:rsid w:val="00A82DBA"/>
    <w:rsid w:val="00A8360F"/>
    <w:rsid w:val="00A8483A"/>
    <w:rsid w:val="00A8590B"/>
    <w:rsid w:val="00A8633A"/>
    <w:rsid w:val="00A8707A"/>
    <w:rsid w:val="00A87120"/>
    <w:rsid w:val="00A87B23"/>
    <w:rsid w:val="00A87CC8"/>
    <w:rsid w:val="00A87D3F"/>
    <w:rsid w:val="00A87DD1"/>
    <w:rsid w:val="00A90A27"/>
    <w:rsid w:val="00A91527"/>
    <w:rsid w:val="00A915C6"/>
    <w:rsid w:val="00A9170E"/>
    <w:rsid w:val="00A91A6A"/>
    <w:rsid w:val="00A91DD3"/>
    <w:rsid w:val="00A920EF"/>
    <w:rsid w:val="00A92795"/>
    <w:rsid w:val="00A936A3"/>
    <w:rsid w:val="00A94168"/>
    <w:rsid w:val="00A94EB1"/>
    <w:rsid w:val="00A95221"/>
    <w:rsid w:val="00A9549F"/>
    <w:rsid w:val="00A9551A"/>
    <w:rsid w:val="00A9652A"/>
    <w:rsid w:val="00A97DB2"/>
    <w:rsid w:val="00AA0CAC"/>
    <w:rsid w:val="00AA1C74"/>
    <w:rsid w:val="00AA22C4"/>
    <w:rsid w:val="00AA4509"/>
    <w:rsid w:val="00AA4550"/>
    <w:rsid w:val="00AA4C1A"/>
    <w:rsid w:val="00AA4F17"/>
    <w:rsid w:val="00AA5A26"/>
    <w:rsid w:val="00AA6278"/>
    <w:rsid w:val="00AA7E36"/>
    <w:rsid w:val="00AB075B"/>
    <w:rsid w:val="00AB0A51"/>
    <w:rsid w:val="00AB0A7C"/>
    <w:rsid w:val="00AB11FC"/>
    <w:rsid w:val="00AB17E2"/>
    <w:rsid w:val="00AB305C"/>
    <w:rsid w:val="00AB3980"/>
    <w:rsid w:val="00AB3C66"/>
    <w:rsid w:val="00AB3F71"/>
    <w:rsid w:val="00AB416C"/>
    <w:rsid w:val="00AB4839"/>
    <w:rsid w:val="00AB4E18"/>
    <w:rsid w:val="00AB5EE2"/>
    <w:rsid w:val="00AB6133"/>
    <w:rsid w:val="00AB6DED"/>
    <w:rsid w:val="00AB7B1F"/>
    <w:rsid w:val="00AC05F1"/>
    <w:rsid w:val="00AC1045"/>
    <w:rsid w:val="00AC1D4D"/>
    <w:rsid w:val="00AC2092"/>
    <w:rsid w:val="00AC2437"/>
    <w:rsid w:val="00AC344E"/>
    <w:rsid w:val="00AC3511"/>
    <w:rsid w:val="00AC39E7"/>
    <w:rsid w:val="00AC4381"/>
    <w:rsid w:val="00AC4A95"/>
    <w:rsid w:val="00AC5129"/>
    <w:rsid w:val="00AC51E4"/>
    <w:rsid w:val="00AC5BE6"/>
    <w:rsid w:val="00AC62DB"/>
    <w:rsid w:val="00AC6FD5"/>
    <w:rsid w:val="00AC7D6F"/>
    <w:rsid w:val="00AC7F71"/>
    <w:rsid w:val="00AD0C04"/>
    <w:rsid w:val="00AD0C49"/>
    <w:rsid w:val="00AD0DB5"/>
    <w:rsid w:val="00AD1F78"/>
    <w:rsid w:val="00AD2272"/>
    <w:rsid w:val="00AD2360"/>
    <w:rsid w:val="00AD33BA"/>
    <w:rsid w:val="00AD37AD"/>
    <w:rsid w:val="00AD39C4"/>
    <w:rsid w:val="00AD3C0F"/>
    <w:rsid w:val="00AD3ED8"/>
    <w:rsid w:val="00AD4ECA"/>
    <w:rsid w:val="00AD5011"/>
    <w:rsid w:val="00AD6A55"/>
    <w:rsid w:val="00AD78E0"/>
    <w:rsid w:val="00AD7D71"/>
    <w:rsid w:val="00AE0564"/>
    <w:rsid w:val="00AE08E4"/>
    <w:rsid w:val="00AE1C67"/>
    <w:rsid w:val="00AE2651"/>
    <w:rsid w:val="00AE30E1"/>
    <w:rsid w:val="00AE47E5"/>
    <w:rsid w:val="00AE5B69"/>
    <w:rsid w:val="00AF18F2"/>
    <w:rsid w:val="00AF30EF"/>
    <w:rsid w:val="00AF4C2B"/>
    <w:rsid w:val="00AF4EEB"/>
    <w:rsid w:val="00AF4FE1"/>
    <w:rsid w:val="00AF5507"/>
    <w:rsid w:val="00AF5793"/>
    <w:rsid w:val="00AF64B3"/>
    <w:rsid w:val="00AF6985"/>
    <w:rsid w:val="00AF6CD6"/>
    <w:rsid w:val="00AF6DFB"/>
    <w:rsid w:val="00AF7020"/>
    <w:rsid w:val="00AF721F"/>
    <w:rsid w:val="00AF798F"/>
    <w:rsid w:val="00B005EC"/>
    <w:rsid w:val="00B01A1F"/>
    <w:rsid w:val="00B01E6D"/>
    <w:rsid w:val="00B02FE4"/>
    <w:rsid w:val="00B03180"/>
    <w:rsid w:val="00B032B5"/>
    <w:rsid w:val="00B0374F"/>
    <w:rsid w:val="00B03794"/>
    <w:rsid w:val="00B03BA1"/>
    <w:rsid w:val="00B0745B"/>
    <w:rsid w:val="00B07817"/>
    <w:rsid w:val="00B07920"/>
    <w:rsid w:val="00B079D2"/>
    <w:rsid w:val="00B103AA"/>
    <w:rsid w:val="00B11AEC"/>
    <w:rsid w:val="00B12422"/>
    <w:rsid w:val="00B1266C"/>
    <w:rsid w:val="00B126FA"/>
    <w:rsid w:val="00B127EA"/>
    <w:rsid w:val="00B12A48"/>
    <w:rsid w:val="00B12CC0"/>
    <w:rsid w:val="00B13890"/>
    <w:rsid w:val="00B13EE2"/>
    <w:rsid w:val="00B145EF"/>
    <w:rsid w:val="00B15805"/>
    <w:rsid w:val="00B1670B"/>
    <w:rsid w:val="00B16CF1"/>
    <w:rsid w:val="00B175E3"/>
    <w:rsid w:val="00B202E4"/>
    <w:rsid w:val="00B20D36"/>
    <w:rsid w:val="00B21E8D"/>
    <w:rsid w:val="00B221A0"/>
    <w:rsid w:val="00B22B01"/>
    <w:rsid w:val="00B231D2"/>
    <w:rsid w:val="00B25D0C"/>
    <w:rsid w:val="00B26E31"/>
    <w:rsid w:val="00B27CBE"/>
    <w:rsid w:val="00B27FD0"/>
    <w:rsid w:val="00B302F9"/>
    <w:rsid w:val="00B303BE"/>
    <w:rsid w:val="00B3083C"/>
    <w:rsid w:val="00B32A6F"/>
    <w:rsid w:val="00B3443F"/>
    <w:rsid w:val="00B345B2"/>
    <w:rsid w:val="00B3475B"/>
    <w:rsid w:val="00B34AB0"/>
    <w:rsid w:val="00B35361"/>
    <w:rsid w:val="00B358A8"/>
    <w:rsid w:val="00B368EB"/>
    <w:rsid w:val="00B36AA7"/>
    <w:rsid w:val="00B36C20"/>
    <w:rsid w:val="00B36EAA"/>
    <w:rsid w:val="00B371A0"/>
    <w:rsid w:val="00B3756C"/>
    <w:rsid w:val="00B37646"/>
    <w:rsid w:val="00B41487"/>
    <w:rsid w:val="00B414F8"/>
    <w:rsid w:val="00B41734"/>
    <w:rsid w:val="00B43089"/>
    <w:rsid w:val="00B4333E"/>
    <w:rsid w:val="00B4412E"/>
    <w:rsid w:val="00B443EB"/>
    <w:rsid w:val="00B45D84"/>
    <w:rsid w:val="00B472C0"/>
    <w:rsid w:val="00B4784F"/>
    <w:rsid w:val="00B47BBB"/>
    <w:rsid w:val="00B501A3"/>
    <w:rsid w:val="00B52DBF"/>
    <w:rsid w:val="00B53503"/>
    <w:rsid w:val="00B54C1F"/>
    <w:rsid w:val="00B55302"/>
    <w:rsid w:val="00B5544F"/>
    <w:rsid w:val="00B55908"/>
    <w:rsid w:val="00B5616C"/>
    <w:rsid w:val="00B5726A"/>
    <w:rsid w:val="00B57789"/>
    <w:rsid w:val="00B60039"/>
    <w:rsid w:val="00B60075"/>
    <w:rsid w:val="00B62226"/>
    <w:rsid w:val="00B64206"/>
    <w:rsid w:val="00B6426E"/>
    <w:rsid w:val="00B64630"/>
    <w:rsid w:val="00B64D14"/>
    <w:rsid w:val="00B65967"/>
    <w:rsid w:val="00B6706D"/>
    <w:rsid w:val="00B674B6"/>
    <w:rsid w:val="00B67EFD"/>
    <w:rsid w:val="00B700E8"/>
    <w:rsid w:val="00B70199"/>
    <w:rsid w:val="00B70449"/>
    <w:rsid w:val="00B70A07"/>
    <w:rsid w:val="00B70A13"/>
    <w:rsid w:val="00B70F4A"/>
    <w:rsid w:val="00B719D2"/>
    <w:rsid w:val="00B72353"/>
    <w:rsid w:val="00B72B1B"/>
    <w:rsid w:val="00B73028"/>
    <w:rsid w:val="00B731CD"/>
    <w:rsid w:val="00B74EEC"/>
    <w:rsid w:val="00B7613F"/>
    <w:rsid w:val="00B769C4"/>
    <w:rsid w:val="00B76EFC"/>
    <w:rsid w:val="00B76F9C"/>
    <w:rsid w:val="00B776AD"/>
    <w:rsid w:val="00B80CB1"/>
    <w:rsid w:val="00B80F7A"/>
    <w:rsid w:val="00B811A8"/>
    <w:rsid w:val="00B81207"/>
    <w:rsid w:val="00B81605"/>
    <w:rsid w:val="00B81A1D"/>
    <w:rsid w:val="00B82A25"/>
    <w:rsid w:val="00B84831"/>
    <w:rsid w:val="00B854B3"/>
    <w:rsid w:val="00B85657"/>
    <w:rsid w:val="00B86469"/>
    <w:rsid w:val="00B865C2"/>
    <w:rsid w:val="00B872D1"/>
    <w:rsid w:val="00B878C9"/>
    <w:rsid w:val="00B93A04"/>
    <w:rsid w:val="00B93BD3"/>
    <w:rsid w:val="00B94739"/>
    <w:rsid w:val="00B94D93"/>
    <w:rsid w:val="00B95E69"/>
    <w:rsid w:val="00BA07C5"/>
    <w:rsid w:val="00BA0E98"/>
    <w:rsid w:val="00BA2145"/>
    <w:rsid w:val="00BA2DCF"/>
    <w:rsid w:val="00BA32CE"/>
    <w:rsid w:val="00BA3401"/>
    <w:rsid w:val="00BA49E4"/>
    <w:rsid w:val="00BA4E96"/>
    <w:rsid w:val="00BA554D"/>
    <w:rsid w:val="00BA77D6"/>
    <w:rsid w:val="00BA7898"/>
    <w:rsid w:val="00BA79A4"/>
    <w:rsid w:val="00BB02CF"/>
    <w:rsid w:val="00BB0853"/>
    <w:rsid w:val="00BB0CAB"/>
    <w:rsid w:val="00BB115C"/>
    <w:rsid w:val="00BB3A6C"/>
    <w:rsid w:val="00BB45BF"/>
    <w:rsid w:val="00BB4BE7"/>
    <w:rsid w:val="00BB5B8E"/>
    <w:rsid w:val="00BB747C"/>
    <w:rsid w:val="00BB78C3"/>
    <w:rsid w:val="00BB79F6"/>
    <w:rsid w:val="00BB7DB2"/>
    <w:rsid w:val="00BB7ED5"/>
    <w:rsid w:val="00BC0833"/>
    <w:rsid w:val="00BC10A9"/>
    <w:rsid w:val="00BC11FA"/>
    <w:rsid w:val="00BC14B6"/>
    <w:rsid w:val="00BC1552"/>
    <w:rsid w:val="00BC1D26"/>
    <w:rsid w:val="00BC2452"/>
    <w:rsid w:val="00BC257E"/>
    <w:rsid w:val="00BC2854"/>
    <w:rsid w:val="00BC2D02"/>
    <w:rsid w:val="00BC3074"/>
    <w:rsid w:val="00BC381E"/>
    <w:rsid w:val="00BC38F0"/>
    <w:rsid w:val="00BC41CB"/>
    <w:rsid w:val="00BC50AE"/>
    <w:rsid w:val="00BC5211"/>
    <w:rsid w:val="00BC55F6"/>
    <w:rsid w:val="00BC588F"/>
    <w:rsid w:val="00BC6926"/>
    <w:rsid w:val="00BC6B86"/>
    <w:rsid w:val="00BC7252"/>
    <w:rsid w:val="00BD006D"/>
    <w:rsid w:val="00BD08E0"/>
    <w:rsid w:val="00BD0F11"/>
    <w:rsid w:val="00BD443D"/>
    <w:rsid w:val="00BD455C"/>
    <w:rsid w:val="00BD52B1"/>
    <w:rsid w:val="00BD5601"/>
    <w:rsid w:val="00BD5DB4"/>
    <w:rsid w:val="00BD6168"/>
    <w:rsid w:val="00BD6AC3"/>
    <w:rsid w:val="00BE1254"/>
    <w:rsid w:val="00BE1826"/>
    <w:rsid w:val="00BE214A"/>
    <w:rsid w:val="00BE2678"/>
    <w:rsid w:val="00BE340C"/>
    <w:rsid w:val="00BE4488"/>
    <w:rsid w:val="00BE4F6D"/>
    <w:rsid w:val="00BE5093"/>
    <w:rsid w:val="00BE5B26"/>
    <w:rsid w:val="00BE5E51"/>
    <w:rsid w:val="00BE61F0"/>
    <w:rsid w:val="00BE68E3"/>
    <w:rsid w:val="00BE6950"/>
    <w:rsid w:val="00BE69E0"/>
    <w:rsid w:val="00BE6F78"/>
    <w:rsid w:val="00BF0C89"/>
    <w:rsid w:val="00BF0E6B"/>
    <w:rsid w:val="00BF14BF"/>
    <w:rsid w:val="00BF29B2"/>
    <w:rsid w:val="00BF31A9"/>
    <w:rsid w:val="00BF4381"/>
    <w:rsid w:val="00BF4D52"/>
    <w:rsid w:val="00BF58FC"/>
    <w:rsid w:val="00BF5C83"/>
    <w:rsid w:val="00BF5D76"/>
    <w:rsid w:val="00BF60D7"/>
    <w:rsid w:val="00C000CE"/>
    <w:rsid w:val="00C00C94"/>
    <w:rsid w:val="00C01014"/>
    <w:rsid w:val="00C0117E"/>
    <w:rsid w:val="00C01675"/>
    <w:rsid w:val="00C023E8"/>
    <w:rsid w:val="00C023F1"/>
    <w:rsid w:val="00C02B98"/>
    <w:rsid w:val="00C05634"/>
    <w:rsid w:val="00C05A8C"/>
    <w:rsid w:val="00C06DF0"/>
    <w:rsid w:val="00C074CB"/>
    <w:rsid w:val="00C07C33"/>
    <w:rsid w:val="00C10C41"/>
    <w:rsid w:val="00C11BBE"/>
    <w:rsid w:val="00C11E31"/>
    <w:rsid w:val="00C11F22"/>
    <w:rsid w:val="00C1206A"/>
    <w:rsid w:val="00C12AEB"/>
    <w:rsid w:val="00C12BE3"/>
    <w:rsid w:val="00C12D1D"/>
    <w:rsid w:val="00C133EB"/>
    <w:rsid w:val="00C1373F"/>
    <w:rsid w:val="00C148D7"/>
    <w:rsid w:val="00C15BFD"/>
    <w:rsid w:val="00C169D7"/>
    <w:rsid w:val="00C20C25"/>
    <w:rsid w:val="00C225EA"/>
    <w:rsid w:val="00C22733"/>
    <w:rsid w:val="00C23011"/>
    <w:rsid w:val="00C23279"/>
    <w:rsid w:val="00C24101"/>
    <w:rsid w:val="00C24A38"/>
    <w:rsid w:val="00C24ACE"/>
    <w:rsid w:val="00C2649D"/>
    <w:rsid w:val="00C26C73"/>
    <w:rsid w:val="00C27604"/>
    <w:rsid w:val="00C27F06"/>
    <w:rsid w:val="00C30414"/>
    <w:rsid w:val="00C306E3"/>
    <w:rsid w:val="00C30D6E"/>
    <w:rsid w:val="00C31329"/>
    <w:rsid w:val="00C3146A"/>
    <w:rsid w:val="00C32412"/>
    <w:rsid w:val="00C32B9A"/>
    <w:rsid w:val="00C33F0D"/>
    <w:rsid w:val="00C3452C"/>
    <w:rsid w:val="00C369E3"/>
    <w:rsid w:val="00C37C6D"/>
    <w:rsid w:val="00C37D09"/>
    <w:rsid w:val="00C40641"/>
    <w:rsid w:val="00C42022"/>
    <w:rsid w:val="00C42469"/>
    <w:rsid w:val="00C42CD0"/>
    <w:rsid w:val="00C43884"/>
    <w:rsid w:val="00C44BC5"/>
    <w:rsid w:val="00C45646"/>
    <w:rsid w:val="00C45A6D"/>
    <w:rsid w:val="00C47DD1"/>
    <w:rsid w:val="00C50305"/>
    <w:rsid w:val="00C50BD1"/>
    <w:rsid w:val="00C50D78"/>
    <w:rsid w:val="00C50F9F"/>
    <w:rsid w:val="00C541C0"/>
    <w:rsid w:val="00C546B4"/>
    <w:rsid w:val="00C5597A"/>
    <w:rsid w:val="00C55B3D"/>
    <w:rsid w:val="00C567AB"/>
    <w:rsid w:val="00C56B3F"/>
    <w:rsid w:val="00C56CEE"/>
    <w:rsid w:val="00C57479"/>
    <w:rsid w:val="00C57BF5"/>
    <w:rsid w:val="00C60F78"/>
    <w:rsid w:val="00C61C38"/>
    <w:rsid w:val="00C6217C"/>
    <w:rsid w:val="00C62507"/>
    <w:rsid w:val="00C62ADE"/>
    <w:rsid w:val="00C62CD9"/>
    <w:rsid w:val="00C6341C"/>
    <w:rsid w:val="00C63E1A"/>
    <w:rsid w:val="00C6493D"/>
    <w:rsid w:val="00C66185"/>
    <w:rsid w:val="00C67660"/>
    <w:rsid w:val="00C71086"/>
    <w:rsid w:val="00C7178A"/>
    <w:rsid w:val="00C71FC8"/>
    <w:rsid w:val="00C7246E"/>
    <w:rsid w:val="00C72E11"/>
    <w:rsid w:val="00C734F9"/>
    <w:rsid w:val="00C73A76"/>
    <w:rsid w:val="00C74516"/>
    <w:rsid w:val="00C77188"/>
    <w:rsid w:val="00C77A53"/>
    <w:rsid w:val="00C77DDF"/>
    <w:rsid w:val="00C80027"/>
    <w:rsid w:val="00C80DAB"/>
    <w:rsid w:val="00C8155D"/>
    <w:rsid w:val="00C8164F"/>
    <w:rsid w:val="00C8170D"/>
    <w:rsid w:val="00C821E9"/>
    <w:rsid w:val="00C82665"/>
    <w:rsid w:val="00C83EEC"/>
    <w:rsid w:val="00C849EA"/>
    <w:rsid w:val="00C84D55"/>
    <w:rsid w:val="00C8511C"/>
    <w:rsid w:val="00C852E2"/>
    <w:rsid w:val="00C859B6"/>
    <w:rsid w:val="00C86791"/>
    <w:rsid w:val="00C900DC"/>
    <w:rsid w:val="00C90838"/>
    <w:rsid w:val="00C90F89"/>
    <w:rsid w:val="00C927A1"/>
    <w:rsid w:val="00C92B1F"/>
    <w:rsid w:val="00C96635"/>
    <w:rsid w:val="00C9702A"/>
    <w:rsid w:val="00C97367"/>
    <w:rsid w:val="00C977EF"/>
    <w:rsid w:val="00CA0741"/>
    <w:rsid w:val="00CA0F48"/>
    <w:rsid w:val="00CA21D7"/>
    <w:rsid w:val="00CA5F01"/>
    <w:rsid w:val="00CA73FB"/>
    <w:rsid w:val="00CB0947"/>
    <w:rsid w:val="00CB15EA"/>
    <w:rsid w:val="00CB2660"/>
    <w:rsid w:val="00CB3AC0"/>
    <w:rsid w:val="00CB41A9"/>
    <w:rsid w:val="00CB4607"/>
    <w:rsid w:val="00CB4CA4"/>
    <w:rsid w:val="00CB4DB9"/>
    <w:rsid w:val="00CB4FBC"/>
    <w:rsid w:val="00CB600B"/>
    <w:rsid w:val="00CB6459"/>
    <w:rsid w:val="00CB65A6"/>
    <w:rsid w:val="00CB7C29"/>
    <w:rsid w:val="00CC0B48"/>
    <w:rsid w:val="00CC0B95"/>
    <w:rsid w:val="00CC24B3"/>
    <w:rsid w:val="00CC2897"/>
    <w:rsid w:val="00CC2A35"/>
    <w:rsid w:val="00CC2D51"/>
    <w:rsid w:val="00CC2DFF"/>
    <w:rsid w:val="00CC3754"/>
    <w:rsid w:val="00CC39EB"/>
    <w:rsid w:val="00CC3BAD"/>
    <w:rsid w:val="00CC41E9"/>
    <w:rsid w:val="00CC42C9"/>
    <w:rsid w:val="00CC475C"/>
    <w:rsid w:val="00CC4C43"/>
    <w:rsid w:val="00CC53B0"/>
    <w:rsid w:val="00CC7723"/>
    <w:rsid w:val="00CD0EC7"/>
    <w:rsid w:val="00CD2416"/>
    <w:rsid w:val="00CD3C42"/>
    <w:rsid w:val="00CD444B"/>
    <w:rsid w:val="00CD4484"/>
    <w:rsid w:val="00CD48A8"/>
    <w:rsid w:val="00CD50D2"/>
    <w:rsid w:val="00CD5D95"/>
    <w:rsid w:val="00CD5DD4"/>
    <w:rsid w:val="00CD5FC8"/>
    <w:rsid w:val="00CD652F"/>
    <w:rsid w:val="00CE0005"/>
    <w:rsid w:val="00CE0561"/>
    <w:rsid w:val="00CE0815"/>
    <w:rsid w:val="00CE12FE"/>
    <w:rsid w:val="00CE239B"/>
    <w:rsid w:val="00CE2528"/>
    <w:rsid w:val="00CE33A6"/>
    <w:rsid w:val="00CE35D5"/>
    <w:rsid w:val="00CE36C3"/>
    <w:rsid w:val="00CE3A58"/>
    <w:rsid w:val="00CE49C5"/>
    <w:rsid w:val="00CE4B9A"/>
    <w:rsid w:val="00CE557D"/>
    <w:rsid w:val="00CE5792"/>
    <w:rsid w:val="00CE6589"/>
    <w:rsid w:val="00CE74FC"/>
    <w:rsid w:val="00CE7D94"/>
    <w:rsid w:val="00CF0775"/>
    <w:rsid w:val="00CF19A8"/>
    <w:rsid w:val="00CF1A69"/>
    <w:rsid w:val="00CF1B9B"/>
    <w:rsid w:val="00CF1C40"/>
    <w:rsid w:val="00CF2845"/>
    <w:rsid w:val="00CF49D0"/>
    <w:rsid w:val="00CF5016"/>
    <w:rsid w:val="00CF5287"/>
    <w:rsid w:val="00CF6841"/>
    <w:rsid w:val="00CF6893"/>
    <w:rsid w:val="00D00330"/>
    <w:rsid w:val="00D01173"/>
    <w:rsid w:val="00D0153B"/>
    <w:rsid w:val="00D01565"/>
    <w:rsid w:val="00D02C58"/>
    <w:rsid w:val="00D0380B"/>
    <w:rsid w:val="00D05BFF"/>
    <w:rsid w:val="00D05C09"/>
    <w:rsid w:val="00D0726C"/>
    <w:rsid w:val="00D10EB1"/>
    <w:rsid w:val="00D13516"/>
    <w:rsid w:val="00D14C03"/>
    <w:rsid w:val="00D14C72"/>
    <w:rsid w:val="00D14DA3"/>
    <w:rsid w:val="00D1570D"/>
    <w:rsid w:val="00D17E01"/>
    <w:rsid w:val="00D17E95"/>
    <w:rsid w:val="00D20C2A"/>
    <w:rsid w:val="00D20FCE"/>
    <w:rsid w:val="00D22E44"/>
    <w:rsid w:val="00D22F53"/>
    <w:rsid w:val="00D2305A"/>
    <w:rsid w:val="00D231C3"/>
    <w:rsid w:val="00D232B7"/>
    <w:rsid w:val="00D234AC"/>
    <w:rsid w:val="00D234FA"/>
    <w:rsid w:val="00D25C82"/>
    <w:rsid w:val="00D264EB"/>
    <w:rsid w:val="00D26BA3"/>
    <w:rsid w:val="00D30270"/>
    <w:rsid w:val="00D302EF"/>
    <w:rsid w:val="00D30786"/>
    <w:rsid w:val="00D30B82"/>
    <w:rsid w:val="00D30E99"/>
    <w:rsid w:val="00D31BC6"/>
    <w:rsid w:val="00D32B23"/>
    <w:rsid w:val="00D32F17"/>
    <w:rsid w:val="00D33B10"/>
    <w:rsid w:val="00D33CE1"/>
    <w:rsid w:val="00D33E46"/>
    <w:rsid w:val="00D33F26"/>
    <w:rsid w:val="00D34678"/>
    <w:rsid w:val="00D3504A"/>
    <w:rsid w:val="00D36E75"/>
    <w:rsid w:val="00D36EDA"/>
    <w:rsid w:val="00D37B7B"/>
    <w:rsid w:val="00D410A7"/>
    <w:rsid w:val="00D411B8"/>
    <w:rsid w:val="00D4142A"/>
    <w:rsid w:val="00D41D7A"/>
    <w:rsid w:val="00D43109"/>
    <w:rsid w:val="00D43725"/>
    <w:rsid w:val="00D43B33"/>
    <w:rsid w:val="00D43E73"/>
    <w:rsid w:val="00D43EE3"/>
    <w:rsid w:val="00D44173"/>
    <w:rsid w:val="00D44A24"/>
    <w:rsid w:val="00D44B4B"/>
    <w:rsid w:val="00D4518B"/>
    <w:rsid w:val="00D45702"/>
    <w:rsid w:val="00D45EC2"/>
    <w:rsid w:val="00D46839"/>
    <w:rsid w:val="00D46F50"/>
    <w:rsid w:val="00D46F52"/>
    <w:rsid w:val="00D500CF"/>
    <w:rsid w:val="00D50403"/>
    <w:rsid w:val="00D50834"/>
    <w:rsid w:val="00D51612"/>
    <w:rsid w:val="00D51D3D"/>
    <w:rsid w:val="00D52BD2"/>
    <w:rsid w:val="00D5309D"/>
    <w:rsid w:val="00D55029"/>
    <w:rsid w:val="00D56289"/>
    <w:rsid w:val="00D56752"/>
    <w:rsid w:val="00D56A53"/>
    <w:rsid w:val="00D56B4A"/>
    <w:rsid w:val="00D56B98"/>
    <w:rsid w:val="00D56E33"/>
    <w:rsid w:val="00D5794E"/>
    <w:rsid w:val="00D57C89"/>
    <w:rsid w:val="00D61BD0"/>
    <w:rsid w:val="00D61E48"/>
    <w:rsid w:val="00D61F1F"/>
    <w:rsid w:val="00D621FC"/>
    <w:rsid w:val="00D62928"/>
    <w:rsid w:val="00D62C75"/>
    <w:rsid w:val="00D63154"/>
    <w:rsid w:val="00D63E4D"/>
    <w:rsid w:val="00D64715"/>
    <w:rsid w:val="00D64844"/>
    <w:rsid w:val="00D64FAF"/>
    <w:rsid w:val="00D65455"/>
    <w:rsid w:val="00D65AAC"/>
    <w:rsid w:val="00D65B9F"/>
    <w:rsid w:val="00D660D1"/>
    <w:rsid w:val="00D6644B"/>
    <w:rsid w:val="00D66D1E"/>
    <w:rsid w:val="00D70680"/>
    <w:rsid w:val="00D71042"/>
    <w:rsid w:val="00D71374"/>
    <w:rsid w:val="00D72883"/>
    <w:rsid w:val="00D7318D"/>
    <w:rsid w:val="00D741D2"/>
    <w:rsid w:val="00D742FD"/>
    <w:rsid w:val="00D75471"/>
    <w:rsid w:val="00D762E7"/>
    <w:rsid w:val="00D76E25"/>
    <w:rsid w:val="00D802F9"/>
    <w:rsid w:val="00D8224C"/>
    <w:rsid w:val="00D82E34"/>
    <w:rsid w:val="00D85134"/>
    <w:rsid w:val="00D853BD"/>
    <w:rsid w:val="00D85B71"/>
    <w:rsid w:val="00D85E19"/>
    <w:rsid w:val="00D8603D"/>
    <w:rsid w:val="00D867DE"/>
    <w:rsid w:val="00D86BB0"/>
    <w:rsid w:val="00D86F26"/>
    <w:rsid w:val="00D87BA8"/>
    <w:rsid w:val="00D90217"/>
    <w:rsid w:val="00D91330"/>
    <w:rsid w:val="00D930B1"/>
    <w:rsid w:val="00D932B7"/>
    <w:rsid w:val="00D93A06"/>
    <w:rsid w:val="00D93F3D"/>
    <w:rsid w:val="00D9542E"/>
    <w:rsid w:val="00D955C4"/>
    <w:rsid w:val="00D957AC"/>
    <w:rsid w:val="00D95D75"/>
    <w:rsid w:val="00D95F34"/>
    <w:rsid w:val="00D960D2"/>
    <w:rsid w:val="00D960F0"/>
    <w:rsid w:val="00D9778D"/>
    <w:rsid w:val="00D97C97"/>
    <w:rsid w:val="00D97FB3"/>
    <w:rsid w:val="00DA0703"/>
    <w:rsid w:val="00DA07FA"/>
    <w:rsid w:val="00DA11A6"/>
    <w:rsid w:val="00DA167B"/>
    <w:rsid w:val="00DA3579"/>
    <w:rsid w:val="00DA39B4"/>
    <w:rsid w:val="00DA4D32"/>
    <w:rsid w:val="00DA545C"/>
    <w:rsid w:val="00DA79C7"/>
    <w:rsid w:val="00DB02C3"/>
    <w:rsid w:val="00DB10E5"/>
    <w:rsid w:val="00DB2472"/>
    <w:rsid w:val="00DB25B8"/>
    <w:rsid w:val="00DB28BD"/>
    <w:rsid w:val="00DB2B0D"/>
    <w:rsid w:val="00DB46FE"/>
    <w:rsid w:val="00DB632A"/>
    <w:rsid w:val="00DB6B23"/>
    <w:rsid w:val="00DB7A50"/>
    <w:rsid w:val="00DB7A5A"/>
    <w:rsid w:val="00DB7B1A"/>
    <w:rsid w:val="00DC007C"/>
    <w:rsid w:val="00DC062D"/>
    <w:rsid w:val="00DC0BB9"/>
    <w:rsid w:val="00DC0C1B"/>
    <w:rsid w:val="00DC1D32"/>
    <w:rsid w:val="00DC202E"/>
    <w:rsid w:val="00DC2D7C"/>
    <w:rsid w:val="00DC450D"/>
    <w:rsid w:val="00DC463E"/>
    <w:rsid w:val="00DC4ADE"/>
    <w:rsid w:val="00DC5037"/>
    <w:rsid w:val="00DC5A9D"/>
    <w:rsid w:val="00DC5B99"/>
    <w:rsid w:val="00DC65BF"/>
    <w:rsid w:val="00DC7177"/>
    <w:rsid w:val="00DC7320"/>
    <w:rsid w:val="00DC7F7E"/>
    <w:rsid w:val="00DD0244"/>
    <w:rsid w:val="00DD186A"/>
    <w:rsid w:val="00DD1DCF"/>
    <w:rsid w:val="00DD1E63"/>
    <w:rsid w:val="00DD23A1"/>
    <w:rsid w:val="00DD2FB9"/>
    <w:rsid w:val="00DD38BA"/>
    <w:rsid w:val="00DD3938"/>
    <w:rsid w:val="00DD4031"/>
    <w:rsid w:val="00DD48CC"/>
    <w:rsid w:val="00DD51C3"/>
    <w:rsid w:val="00DD580B"/>
    <w:rsid w:val="00DD68C8"/>
    <w:rsid w:val="00DD7E2E"/>
    <w:rsid w:val="00DE0A35"/>
    <w:rsid w:val="00DE0AE2"/>
    <w:rsid w:val="00DE1118"/>
    <w:rsid w:val="00DE1628"/>
    <w:rsid w:val="00DE200D"/>
    <w:rsid w:val="00DE3B6B"/>
    <w:rsid w:val="00DE3BA3"/>
    <w:rsid w:val="00DE4C37"/>
    <w:rsid w:val="00DE5896"/>
    <w:rsid w:val="00DF050A"/>
    <w:rsid w:val="00DF10C4"/>
    <w:rsid w:val="00DF16FA"/>
    <w:rsid w:val="00DF275C"/>
    <w:rsid w:val="00DF3BDA"/>
    <w:rsid w:val="00DF3BE7"/>
    <w:rsid w:val="00DF4599"/>
    <w:rsid w:val="00DF4764"/>
    <w:rsid w:val="00DF4EFF"/>
    <w:rsid w:val="00DF6366"/>
    <w:rsid w:val="00DF6F5D"/>
    <w:rsid w:val="00E00157"/>
    <w:rsid w:val="00E0075B"/>
    <w:rsid w:val="00E013DF"/>
    <w:rsid w:val="00E01B5E"/>
    <w:rsid w:val="00E02EC0"/>
    <w:rsid w:val="00E03034"/>
    <w:rsid w:val="00E0340C"/>
    <w:rsid w:val="00E0385D"/>
    <w:rsid w:val="00E038C8"/>
    <w:rsid w:val="00E044BA"/>
    <w:rsid w:val="00E04E3E"/>
    <w:rsid w:val="00E05AF4"/>
    <w:rsid w:val="00E061EB"/>
    <w:rsid w:val="00E0621F"/>
    <w:rsid w:val="00E06DF7"/>
    <w:rsid w:val="00E07293"/>
    <w:rsid w:val="00E07698"/>
    <w:rsid w:val="00E10D55"/>
    <w:rsid w:val="00E11002"/>
    <w:rsid w:val="00E11122"/>
    <w:rsid w:val="00E1115B"/>
    <w:rsid w:val="00E12702"/>
    <w:rsid w:val="00E12E40"/>
    <w:rsid w:val="00E13157"/>
    <w:rsid w:val="00E13187"/>
    <w:rsid w:val="00E13362"/>
    <w:rsid w:val="00E13441"/>
    <w:rsid w:val="00E13E19"/>
    <w:rsid w:val="00E140B0"/>
    <w:rsid w:val="00E1434F"/>
    <w:rsid w:val="00E1495A"/>
    <w:rsid w:val="00E14C27"/>
    <w:rsid w:val="00E1671C"/>
    <w:rsid w:val="00E16958"/>
    <w:rsid w:val="00E17FA7"/>
    <w:rsid w:val="00E209ED"/>
    <w:rsid w:val="00E20BD9"/>
    <w:rsid w:val="00E21E9C"/>
    <w:rsid w:val="00E2208D"/>
    <w:rsid w:val="00E2211D"/>
    <w:rsid w:val="00E22F44"/>
    <w:rsid w:val="00E23313"/>
    <w:rsid w:val="00E2370C"/>
    <w:rsid w:val="00E23A81"/>
    <w:rsid w:val="00E23D25"/>
    <w:rsid w:val="00E24132"/>
    <w:rsid w:val="00E26242"/>
    <w:rsid w:val="00E268D5"/>
    <w:rsid w:val="00E31F82"/>
    <w:rsid w:val="00E32006"/>
    <w:rsid w:val="00E323F1"/>
    <w:rsid w:val="00E32913"/>
    <w:rsid w:val="00E334FA"/>
    <w:rsid w:val="00E33B5C"/>
    <w:rsid w:val="00E34D6E"/>
    <w:rsid w:val="00E3664A"/>
    <w:rsid w:val="00E37B71"/>
    <w:rsid w:val="00E37EF5"/>
    <w:rsid w:val="00E40E0B"/>
    <w:rsid w:val="00E417ED"/>
    <w:rsid w:val="00E41D77"/>
    <w:rsid w:val="00E42120"/>
    <w:rsid w:val="00E432B1"/>
    <w:rsid w:val="00E43975"/>
    <w:rsid w:val="00E43EE1"/>
    <w:rsid w:val="00E44350"/>
    <w:rsid w:val="00E445CB"/>
    <w:rsid w:val="00E45504"/>
    <w:rsid w:val="00E467FF"/>
    <w:rsid w:val="00E4681A"/>
    <w:rsid w:val="00E47873"/>
    <w:rsid w:val="00E47F75"/>
    <w:rsid w:val="00E5146B"/>
    <w:rsid w:val="00E51FC9"/>
    <w:rsid w:val="00E52D91"/>
    <w:rsid w:val="00E532DE"/>
    <w:rsid w:val="00E5403B"/>
    <w:rsid w:val="00E55029"/>
    <w:rsid w:val="00E551AE"/>
    <w:rsid w:val="00E558E4"/>
    <w:rsid w:val="00E55975"/>
    <w:rsid w:val="00E55A02"/>
    <w:rsid w:val="00E55B97"/>
    <w:rsid w:val="00E55FF4"/>
    <w:rsid w:val="00E562BE"/>
    <w:rsid w:val="00E564AA"/>
    <w:rsid w:val="00E565CD"/>
    <w:rsid w:val="00E57114"/>
    <w:rsid w:val="00E57317"/>
    <w:rsid w:val="00E5757E"/>
    <w:rsid w:val="00E57A78"/>
    <w:rsid w:val="00E57B23"/>
    <w:rsid w:val="00E57F1F"/>
    <w:rsid w:val="00E60774"/>
    <w:rsid w:val="00E6096A"/>
    <w:rsid w:val="00E615FE"/>
    <w:rsid w:val="00E6253B"/>
    <w:rsid w:val="00E638C4"/>
    <w:rsid w:val="00E63CEE"/>
    <w:rsid w:val="00E640DB"/>
    <w:rsid w:val="00E64D3A"/>
    <w:rsid w:val="00E64D86"/>
    <w:rsid w:val="00E64F52"/>
    <w:rsid w:val="00E662DE"/>
    <w:rsid w:val="00E668BA"/>
    <w:rsid w:val="00E67C53"/>
    <w:rsid w:val="00E7023A"/>
    <w:rsid w:val="00E71223"/>
    <w:rsid w:val="00E715CA"/>
    <w:rsid w:val="00E71654"/>
    <w:rsid w:val="00E71FE3"/>
    <w:rsid w:val="00E729D9"/>
    <w:rsid w:val="00E7306D"/>
    <w:rsid w:val="00E748A4"/>
    <w:rsid w:val="00E74D78"/>
    <w:rsid w:val="00E75C6B"/>
    <w:rsid w:val="00E761AB"/>
    <w:rsid w:val="00E76F18"/>
    <w:rsid w:val="00E772AA"/>
    <w:rsid w:val="00E77F84"/>
    <w:rsid w:val="00E823E4"/>
    <w:rsid w:val="00E82A79"/>
    <w:rsid w:val="00E83ACF"/>
    <w:rsid w:val="00E83C26"/>
    <w:rsid w:val="00E842A8"/>
    <w:rsid w:val="00E84FFC"/>
    <w:rsid w:val="00E85D1A"/>
    <w:rsid w:val="00E85EBE"/>
    <w:rsid w:val="00E86651"/>
    <w:rsid w:val="00E876C2"/>
    <w:rsid w:val="00E91898"/>
    <w:rsid w:val="00E91DC8"/>
    <w:rsid w:val="00E91E2B"/>
    <w:rsid w:val="00E9232B"/>
    <w:rsid w:val="00E925DC"/>
    <w:rsid w:val="00E936AC"/>
    <w:rsid w:val="00E949F4"/>
    <w:rsid w:val="00E94FFD"/>
    <w:rsid w:val="00E950FB"/>
    <w:rsid w:val="00E95329"/>
    <w:rsid w:val="00E95F7B"/>
    <w:rsid w:val="00E96290"/>
    <w:rsid w:val="00E96FCC"/>
    <w:rsid w:val="00E97437"/>
    <w:rsid w:val="00EA0291"/>
    <w:rsid w:val="00EA1DB4"/>
    <w:rsid w:val="00EA215E"/>
    <w:rsid w:val="00EA2A88"/>
    <w:rsid w:val="00EA3452"/>
    <w:rsid w:val="00EA4C51"/>
    <w:rsid w:val="00EA4DE3"/>
    <w:rsid w:val="00EA599F"/>
    <w:rsid w:val="00EA69A9"/>
    <w:rsid w:val="00EA6DAB"/>
    <w:rsid w:val="00EA7298"/>
    <w:rsid w:val="00EA72B6"/>
    <w:rsid w:val="00EA763A"/>
    <w:rsid w:val="00EB1141"/>
    <w:rsid w:val="00EB11B2"/>
    <w:rsid w:val="00EB1812"/>
    <w:rsid w:val="00EB19B1"/>
    <w:rsid w:val="00EB1F26"/>
    <w:rsid w:val="00EB2732"/>
    <w:rsid w:val="00EB2DC8"/>
    <w:rsid w:val="00EB31ED"/>
    <w:rsid w:val="00EB3E1B"/>
    <w:rsid w:val="00EB49D6"/>
    <w:rsid w:val="00EB5AD8"/>
    <w:rsid w:val="00EC07E4"/>
    <w:rsid w:val="00EC15C1"/>
    <w:rsid w:val="00EC1DD1"/>
    <w:rsid w:val="00EC2E4B"/>
    <w:rsid w:val="00EC38F7"/>
    <w:rsid w:val="00EC3AD4"/>
    <w:rsid w:val="00EC59D7"/>
    <w:rsid w:val="00EC5A7B"/>
    <w:rsid w:val="00EC7585"/>
    <w:rsid w:val="00EC778C"/>
    <w:rsid w:val="00ED08B8"/>
    <w:rsid w:val="00ED22F5"/>
    <w:rsid w:val="00ED2CA8"/>
    <w:rsid w:val="00ED2FA1"/>
    <w:rsid w:val="00ED3066"/>
    <w:rsid w:val="00ED440B"/>
    <w:rsid w:val="00ED480E"/>
    <w:rsid w:val="00ED5D58"/>
    <w:rsid w:val="00ED6A69"/>
    <w:rsid w:val="00ED6CAE"/>
    <w:rsid w:val="00ED7939"/>
    <w:rsid w:val="00ED7AFB"/>
    <w:rsid w:val="00EE0CC4"/>
    <w:rsid w:val="00EE1520"/>
    <w:rsid w:val="00EE2C15"/>
    <w:rsid w:val="00EE3061"/>
    <w:rsid w:val="00EE3932"/>
    <w:rsid w:val="00EE58D4"/>
    <w:rsid w:val="00EE69F9"/>
    <w:rsid w:val="00EE6E4F"/>
    <w:rsid w:val="00EE781B"/>
    <w:rsid w:val="00EE791A"/>
    <w:rsid w:val="00EF03CA"/>
    <w:rsid w:val="00EF075C"/>
    <w:rsid w:val="00EF0AD5"/>
    <w:rsid w:val="00EF1C5A"/>
    <w:rsid w:val="00EF2B26"/>
    <w:rsid w:val="00EF3143"/>
    <w:rsid w:val="00EF3468"/>
    <w:rsid w:val="00EF38DA"/>
    <w:rsid w:val="00EF3FC0"/>
    <w:rsid w:val="00EF42CA"/>
    <w:rsid w:val="00EF4B1E"/>
    <w:rsid w:val="00EF514E"/>
    <w:rsid w:val="00EF6CA1"/>
    <w:rsid w:val="00EF7618"/>
    <w:rsid w:val="00EF7AFB"/>
    <w:rsid w:val="00EF7EE9"/>
    <w:rsid w:val="00F00157"/>
    <w:rsid w:val="00F0419E"/>
    <w:rsid w:val="00F0476A"/>
    <w:rsid w:val="00F05A74"/>
    <w:rsid w:val="00F06F24"/>
    <w:rsid w:val="00F1009A"/>
    <w:rsid w:val="00F104CC"/>
    <w:rsid w:val="00F11296"/>
    <w:rsid w:val="00F11424"/>
    <w:rsid w:val="00F11CAD"/>
    <w:rsid w:val="00F1218E"/>
    <w:rsid w:val="00F13FCE"/>
    <w:rsid w:val="00F14071"/>
    <w:rsid w:val="00F14189"/>
    <w:rsid w:val="00F15AD7"/>
    <w:rsid w:val="00F15C1F"/>
    <w:rsid w:val="00F16298"/>
    <w:rsid w:val="00F16482"/>
    <w:rsid w:val="00F16BCE"/>
    <w:rsid w:val="00F1718D"/>
    <w:rsid w:val="00F17C21"/>
    <w:rsid w:val="00F20A33"/>
    <w:rsid w:val="00F20ABF"/>
    <w:rsid w:val="00F20B7E"/>
    <w:rsid w:val="00F21192"/>
    <w:rsid w:val="00F217EC"/>
    <w:rsid w:val="00F21C2D"/>
    <w:rsid w:val="00F22BB1"/>
    <w:rsid w:val="00F241F5"/>
    <w:rsid w:val="00F245A1"/>
    <w:rsid w:val="00F256D6"/>
    <w:rsid w:val="00F26F06"/>
    <w:rsid w:val="00F27E9A"/>
    <w:rsid w:val="00F307D7"/>
    <w:rsid w:val="00F30B25"/>
    <w:rsid w:val="00F30EF0"/>
    <w:rsid w:val="00F315BE"/>
    <w:rsid w:val="00F31FCC"/>
    <w:rsid w:val="00F3207D"/>
    <w:rsid w:val="00F32AFD"/>
    <w:rsid w:val="00F32F11"/>
    <w:rsid w:val="00F33F56"/>
    <w:rsid w:val="00F3481D"/>
    <w:rsid w:val="00F3485C"/>
    <w:rsid w:val="00F34E9A"/>
    <w:rsid w:val="00F357C0"/>
    <w:rsid w:val="00F36C87"/>
    <w:rsid w:val="00F36ECD"/>
    <w:rsid w:val="00F37211"/>
    <w:rsid w:val="00F37358"/>
    <w:rsid w:val="00F37832"/>
    <w:rsid w:val="00F400D2"/>
    <w:rsid w:val="00F41137"/>
    <w:rsid w:val="00F41278"/>
    <w:rsid w:val="00F41618"/>
    <w:rsid w:val="00F4196B"/>
    <w:rsid w:val="00F42243"/>
    <w:rsid w:val="00F426FA"/>
    <w:rsid w:val="00F42950"/>
    <w:rsid w:val="00F43F1A"/>
    <w:rsid w:val="00F44F63"/>
    <w:rsid w:val="00F479FA"/>
    <w:rsid w:val="00F50058"/>
    <w:rsid w:val="00F501EB"/>
    <w:rsid w:val="00F53486"/>
    <w:rsid w:val="00F5396F"/>
    <w:rsid w:val="00F53C31"/>
    <w:rsid w:val="00F56248"/>
    <w:rsid w:val="00F56865"/>
    <w:rsid w:val="00F56961"/>
    <w:rsid w:val="00F57D17"/>
    <w:rsid w:val="00F602C5"/>
    <w:rsid w:val="00F604D8"/>
    <w:rsid w:val="00F60652"/>
    <w:rsid w:val="00F609C8"/>
    <w:rsid w:val="00F60A19"/>
    <w:rsid w:val="00F60C6A"/>
    <w:rsid w:val="00F60DFA"/>
    <w:rsid w:val="00F61FAE"/>
    <w:rsid w:val="00F6250D"/>
    <w:rsid w:val="00F64B98"/>
    <w:rsid w:val="00F654C5"/>
    <w:rsid w:val="00F655C8"/>
    <w:rsid w:val="00F660FE"/>
    <w:rsid w:val="00F66F8F"/>
    <w:rsid w:val="00F67608"/>
    <w:rsid w:val="00F67C41"/>
    <w:rsid w:val="00F700E5"/>
    <w:rsid w:val="00F70194"/>
    <w:rsid w:val="00F70516"/>
    <w:rsid w:val="00F71623"/>
    <w:rsid w:val="00F72233"/>
    <w:rsid w:val="00F7241B"/>
    <w:rsid w:val="00F72433"/>
    <w:rsid w:val="00F72606"/>
    <w:rsid w:val="00F727C9"/>
    <w:rsid w:val="00F7418A"/>
    <w:rsid w:val="00F74692"/>
    <w:rsid w:val="00F7565C"/>
    <w:rsid w:val="00F777CA"/>
    <w:rsid w:val="00F77F28"/>
    <w:rsid w:val="00F802C9"/>
    <w:rsid w:val="00F80C79"/>
    <w:rsid w:val="00F8117F"/>
    <w:rsid w:val="00F824CD"/>
    <w:rsid w:val="00F85477"/>
    <w:rsid w:val="00F856A8"/>
    <w:rsid w:val="00F85AA3"/>
    <w:rsid w:val="00F85C9A"/>
    <w:rsid w:val="00F85F72"/>
    <w:rsid w:val="00F867DD"/>
    <w:rsid w:val="00F87FD4"/>
    <w:rsid w:val="00F90DCA"/>
    <w:rsid w:val="00F91892"/>
    <w:rsid w:val="00F93961"/>
    <w:rsid w:val="00F93E39"/>
    <w:rsid w:val="00F94259"/>
    <w:rsid w:val="00F95DCB"/>
    <w:rsid w:val="00F97A15"/>
    <w:rsid w:val="00FA0FA3"/>
    <w:rsid w:val="00FA1348"/>
    <w:rsid w:val="00FA1AF1"/>
    <w:rsid w:val="00FA237F"/>
    <w:rsid w:val="00FA2618"/>
    <w:rsid w:val="00FA2731"/>
    <w:rsid w:val="00FA29C3"/>
    <w:rsid w:val="00FA4974"/>
    <w:rsid w:val="00FA5571"/>
    <w:rsid w:val="00FA57ED"/>
    <w:rsid w:val="00FA637E"/>
    <w:rsid w:val="00FA77FC"/>
    <w:rsid w:val="00FB3772"/>
    <w:rsid w:val="00FB5074"/>
    <w:rsid w:val="00FB66F2"/>
    <w:rsid w:val="00FB66F8"/>
    <w:rsid w:val="00FB7B0F"/>
    <w:rsid w:val="00FB7FE3"/>
    <w:rsid w:val="00FC047C"/>
    <w:rsid w:val="00FC0C7D"/>
    <w:rsid w:val="00FC1DC7"/>
    <w:rsid w:val="00FC257B"/>
    <w:rsid w:val="00FC3005"/>
    <w:rsid w:val="00FC385F"/>
    <w:rsid w:val="00FC3D81"/>
    <w:rsid w:val="00FC53C9"/>
    <w:rsid w:val="00FC57FB"/>
    <w:rsid w:val="00FC5EDF"/>
    <w:rsid w:val="00FC64AD"/>
    <w:rsid w:val="00FC6AD8"/>
    <w:rsid w:val="00FC6FF2"/>
    <w:rsid w:val="00FC73AD"/>
    <w:rsid w:val="00FC799D"/>
    <w:rsid w:val="00FD1776"/>
    <w:rsid w:val="00FD1BBE"/>
    <w:rsid w:val="00FD2817"/>
    <w:rsid w:val="00FD4450"/>
    <w:rsid w:val="00FD5FBF"/>
    <w:rsid w:val="00FD614D"/>
    <w:rsid w:val="00FD67D6"/>
    <w:rsid w:val="00FD6A0D"/>
    <w:rsid w:val="00FD74E2"/>
    <w:rsid w:val="00FD7FC7"/>
    <w:rsid w:val="00FE00A5"/>
    <w:rsid w:val="00FE176A"/>
    <w:rsid w:val="00FE237B"/>
    <w:rsid w:val="00FE244E"/>
    <w:rsid w:val="00FE2A5B"/>
    <w:rsid w:val="00FE2EB9"/>
    <w:rsid w:val="00FE31E9"/>
    <w:rsid w:val="00FE322A"/>
    <w:rsid w:val="00FE3231"/>
    <w:rsid w:val="00FE348C"/>
    <w:rsid w:val="00FE3B2D"/>
    <w:rsid w:val="00FE41A3"/>
    <w:rsid w:val="00FE49B9"/>
    <w:rsid w:val="00FE4AC5"/>
    <w:rsid w:val="00FE5CD0"/>
    <w:rsid w:val="00FE6A40"/>
    <w:rsid w:val="00FF11B3"/>
    <w:rsid w:val="00FF16C0"/>
    <w:rsid w:val="00FF17B0"/>
    <w:rsid w:val="00FF22DE"/>
    <w:rsid w:val="00FF383E"/>
    <w:rsid w:val="00FF3F79"/>
    <w:rsid w:val="00FF41BF"/>
    <w:rsid w:val="00FF5653"/>
    <w:rsid w:val="00FF657A"/>
    <w:rsid w:val="00FF7481"/>
    <w:rsid w:val="00FF7D96"/>
    <w:rsid w:val="014987FD"/>
    <w:rsid w:val="043095C8"/>
    <w:rsid w:val="05FD34B1"/>
    <w:rsid w:val="0D1ECFC4"/>
    <w:rsid w:val="1248F806"/>
    <w:rsid w:val="1283AE6B"/>
    <w:rsid w:val="141522C5"/>
    <w:rsid w:val="14BF7281"/>
    <w:rsid w:val="1929085C"/>
    <w:rsid w:val="1A1B4528"/>
    <w:rsid w:val="1B2B1EC1"/>
    <w:rsid w:val="1CAC9A81"/>
    <w:rsid w:val="231E10EA"/>
    <w:rsid w:val="24C8210D"/>
    <w:rsid w:val="2BBEB4DB"/>
    <w:rsid w:val="2E1D4FC6"/>
    <w:rsid w:val="34F71A30"/>
    <w:rsid w:val="35038019"/>
    <w:rsid w:val="40A571E8"/>
    <w:rsid w:val="433261BA"/>
    <w:rsid w:val="4509E573"/>
    <w:rsid w:val="4C3208AF"/>
    <w:rsid w:val="51E2A1CD"/>
    <w:rsid w:val="529C7B88"/>
    <w:rsid w:val="5A0F0E7D"/>
    <w:rsid w:val="5E3A9FFD"/>
    <w:rsid w:val="606D729B"/>
    <w:rsid w:val="61C30BF7"/>
    <w:rsid w:val="646AEA9E"/>
    <w:rsid w:val="671FF916"/>
    <w:rsid w:val="6926D79E"/>
    <w:rsid w:val="6B001F57"/>
    <w:rsid w:val="6C68D0E3"/>
    <w:rsid w:val="6D6AD7E5"/>
    <w:rsid w:val="6E572903"/>
    <w:rsid w:val="6F0DF4A3"/>
    <w:rsid w:val="7420FE61"/>
    <w:rsid w:val="75828961"/>
    <w:rsid w:val="76C73E0A"/>
    <w:rsid w:val="778368D7"/>
    <w:rsid w:val="7BCE2A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681B"/>
  <w15:chartTrackingRefBased/>
  <w15:docId w15:val="{61FD2231-CA42-584C-AA04-662648EB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63"/>
  </w:style>
  <w:style w:type="paragraph" w:styleId="Heading1">
    <w:name w:val="heading 1"/>
    <w:basedOn w:val="Normal"/>
    <w:next w:val="Normal"/>
    <w:link w:val="Heading1Char"/>
    <w:uiPriority w:val="9"/>
    <w:qFormat/>
    <w:rsid w:val="00040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0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0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0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0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0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0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763"/>
    <w:rPr>
      <w:rFonts w:eastAsiaTheme="majorEastAsia" w:cstheme="majorBidi"/>
      <w:color w:val="272727" w:themeColor="text1" w:themeTint="D8"/>
    </w:rPr>
  </w:style>
  <w:style w:type="paragraph" w:styleId="Title">
    <w:name w:val="Title"/>
    <w:basedOn w:val="Normal"/>
    <w:next w:val="Normal"/>
    <w:link w:val="TitleChar"/>
    <w:uiPriority w:val="10"/>
    <w:qFormat/>
    <w:rsid w:val="00040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763"/>
    <w:pPr>
      <w:spacing w:before="160"/>
      <w:jc w:val="center"/>
    </w:pPr>
    <w:rPr>
      <w:i/>
      <w:iCs/>
      <w:color w:val="404040" w:themeColor="text1" w:themeTint="BF"/>
    </w:rPr>
  </w:style>
  <w:style w:type="character" w:customStyle="1" w:styleId="QuoteChar">
    <w:name w:val="Quote Char"/>
    <w:basedOn w:val="DefaultParagraphFont"/>
    <w:link w:val="Quote"/>
    <w:uiPriority w:val="29"/>
    <w:rsid w:val="00040763"/>
    <w:rPr>
      <w:i/>
      <w:iCs/>
      <w:color w:val="404040" w:themeColor="text1" w:themeTint="BF"/>
    </w:rPr>
  </w:style>
  <w:style w:type="paragraph" w:styleId="ListParagraph">
    <w:name w:val="List Paragraph"/>
    <w:basedOn w:val="Normal"/>
    <w:uiPriority w:val="34"/>
    <w:qFormat/>
    <w:rsid w:val="00040763"/>
    <w:pPr>
      <w:ind w:left="720"/>
      <w:contextualSpacing/>
    </w:pPr>
  </w:style>
  <w:style w:type="character" w:styleId="IntenseEmphasis">
    <w:name w:val="Intense Emphasis"/>
    <w:basedOn w:val="DefaultParagraphFont"/>
    <w:uiPriority w:val="21"/>
    <w:qFormat/>
    <w:rsid w:val="00040763"/>
    <w:rPr>
      <w:i/>
      <w:iCs/>
      <w:color w:val="0F4761" w:themeColor="accent1" w:themeShade="BF"/>
    </w:rPr>
  </w:style>
  <w:style w:type="paragraph" w:styleId="IntenseQuote">
    <w:name w:val="Intense Quote"/>
    <w:basedOn w:val="Normal"/>
    <w:next w:val="Normal"/>
    <w:link w:val="IntenseQuoteChar"/>
    <w:uiPriority w:val="30"/>
    <w:qFormat/>
    <w:rsid w:val="00040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763"/>
    <w:rPr>
      <w:i/>
      <w:iCs/>
      <w:color w:val="0F4761" w:themeColor="accent1" w:themeShade="BF"/>
    </w:rPr>
  </w:style>
  <w:style w:type="character" w:styleId="IntenseReference">
    <w:name w:val="Intense Reference"/>
    <w:basedOn w:val="DefaultParagraphFont"/>
    <w:uiPriority w:val="32"/>
    <w:qFormat/>
    <w:rsid w:val="00040763"/>
    <w:rPr>
      <w:b/>
      <w:bCs/>
      <w:smallCaps/>
      <w:color w:val="0F4761" w:themeColor="accent1" w:themeShade="BF"/>
      <w:spacing w:val="5"/>
    </w:rPr>
  </w:style>
  <w:style w:type="paragraph" w:customStyle="1" w:styleId="Tablebullet1">
    <w:name w:val="Table bullet 1"/>
    <w:basedOn w:val="ListParagraph"/>
    <w:qFormat/>
    <w:rsid w:val="000D78CE"/>
    <w:pPr>
      <w:numPr>
        <w:numId w:val="3"/>
      </w:numPr>
      <w:spacing w:after="40" w:line="240" w:lineRule="auto"/>
      <w:contextualSpacing w:val="0"/>
    </w:pPr>
    <w:rPr>
      <w:rFonts w:ascii="Arial Narrow" w:hAnsi="Arial Narrow" w:cs="Calibri"/>
      <w:sz w:val="18"/>
      <w:szCs w:val="18"/>
    </w:rPr>
  </w:style>
  <w:style w:type="paragraph" w:customStyle="1" w:styleId="TableText">
    <w:name w:val="TableText"/>
    <w:basedOn w:val="Normal"/>
    <w:qFormat/>
    <w:rsid w:val="000D78CE"/>
    <w:pPr>
      <w:spacing w:after="40" w:line="240" w:lineRule="auto"/>
    </w:pPr>
    <w:rPr>
      <w:rFonts w:ascii="Arial Narrow" w:eastAsia="Times New Roman" w:hAnsi="Arial Narrow" w:cs="Calibri"/>
      <w:color w:val="000000" w:themeColor="text1"/>
      <w:kern w:val="0"/>
      <w:sz w:val="18"/>
      <w:szCs w:val="18"/>
      <w14:ligatures w14:val="none"/>
    </w:rPr>
  </w:style>
  <w:style w:type="paragraph" w:customStyle="1" w:styleId="TableColumnHeading">
    <w:name w:val="TableColumnHeading"/>
    <w:basedOn w:val="Normal"/>
    <w:qFormat/>
    <w:rsid w:val="000D78CE"/>
    <w:pPr>
      <w:spacing w:after="0" w:line="240" w:lineRule="auto"/>
      <w:jc w:val="center"/>
    </w:pPr>
    <w:rPr>
      <w:rFonts w:ascii="Arial Narrow" w:eastAsia="Times New Roman" w:hAnsi="Arial Narrow" w:cs="Arial"/>
      <w:b/>
      <w:bCs/>
      <w:color w:val="FFFFFF"/>
      <w:kern w:val="24"/>
      <w:sz w:val="20"/>
      <w:szCs w:val="20"/>
      <w14:ligatures w14:val="none"/>
    </w:rPr>
  </w:style>
  <w:style w:type="paragraph" w:styleId="Revision">
    <w:name w:val="Revision"/>
    <w:hidden/>
    <w:uiPriority w:val="99"/>
    <w:semiHidden/>
    <w:rsid w:val="00FD614D"/>
    <w:pPr>
      <w:spacing w:after="0" w:line="240" w:lineRule="auto"/>
    </w:pPr>
  </w:style>
  <w:style w:type="table" w:styleId="TableGrid">
    <w:name w:val="Table Grid"/>
    <w:basedOn w:val="TableNormal"/>
    <w:uiPriority w:val="39"/>
    <w:rsid w:val="002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66664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040763"/>
    <w:pPr>
      <w:spacing w:before="240" w:after="0"/>
      <w:outlineLvl w:val="9"/>
    </w:pPr>
    <w:rPr>
      <w:sz w:val="32"/>
      <w:szCs w:val="32"/>
    </w:rPr>
  </w:style>
  <w:style w:type="paragraph" w:styleId="TOC1">
    <w:name w:val="toc 1"/>
    <w:basedOn w:val="Normal"/>
    <w:next w:val="Normal"/>
    <w:autoRedefine/>
    <w:uiPriority w:val="39"/>
    <w:unhideWhenUsed/>
    <w:rsid w:val="00770280"/>
    <w:pPr>
      <w:spacing w:after="100"/>
    </w:pPr>
  </w:style>
  <w:style w:type="character" w:styleId="Hyperlink">
    <w:name w:val="Hyperlink"/>
    <w:basedOn w:val="DefaultParagraphFont"/>
    <w:uiPriority w:val="99"/>
    <w:unhideWhenUsed/>
    <w:rsid w:val="00770280"/>
    <w:rPr>
      <w:color w:val="467886" w:themeColor="hyperlink"/>
      <w:u w:val="single"/>
    </w:rPr>
  </w:style>
  <w:style w:type="paragraph" w:styleId="TOC2">
    <w:name w:val="toc 2"/>
    <w:basedOn w:val="Normal"/>
    <w:next w:val="Normal"/>
    <w:autoRedefine/>
    <w:uiPriority w:val="39"/>
    <w:unhideWhenUsed/>
    <w:rsid w:val="002D0664"/>
    <w:pPr>
      <w:spacing w:after="100"/>
      <w:ind w:left="240"/>
    </w:pPr>
  </w:style>
  <w:style w:type="paragraph" w:styleId="Caption">
    <w:name w:val="caption"/>
    <w:basedOn w:val="Normal"/>
    <w:next w:val="Normal"/>
    <w:uiPriority w:val="35"/>
    <w:semiHidden/>
    <w:unhideWhenUsed/>
    <w:qFormat/>
    <w:rsid w:val="00040763"/>
    <w:pPr>
      <w:spacing w:after="200" w:line="240" w:lineRule="auto"/>
    </w:pPr>
    <w:rPr>
      <w:i/>
      <w:iCs/>
      <w:color w:val="0E2841" w:themeColor="text2"/>
      <w:sz w:val="18"/>
      <w:szCs w:val="18"/>
    </w:rPr>
  </w:style>
  <w:style w:type="character" w:styleId="Strong">
    <w:name w:val="Strong"/>
    <w:basedOn w:val="DefaultParagraphFont"/>
    <w:uiPriority w:val="22"/>
    <w:qFormat/>
    <w:rsid w:val="00040763"/>
    <w:rPr>
      <w:b/>
      <w:bCs/>
    </w:rPr>
  </w:style>
  <w:style w:type="character" w:styleId="Emphasis">
    <w:name w:val="Emphasis"/>
    <w:basedOn w:val="DefaultParagraphFont"/>
    <w:uiPriority w:val="20"/>
    <w:qFormat/>
    <w:rsid w:val="00040763"/>
    <w:rPr>
      <w:i/>
      <w:iCs/>
    </w:rPr>
  </w:style>
  <w:style w:type="paragraph" w:styleId="NoSpacing">
    <w:name w:val="No Spacing"/>
    <w:uiPriority w:val="1"/>
    <w:qFormat/>
    <w:rsid w:val="00040763"/>
    <w:pPr>
      <w:spacing w:after="0" w:line="240" w:lineRule="auto"/>
    </w:pPr>
  </w:style>
  <w:style w:type="character" w:styleId="SubtleEmphasis">
    <w:name w:val="Subtle Emphasis"/>
    <w:basedOn w:val="DefaultParagraphFont"/>
    <w:uiPriority w:val="19"/>
    <w:qFormat/>
    <w:rsid w:val="00040763"/>
    <w:rPr>
      <w:i/>
      <w:iCs/>
      <w:color w:val="404040" w:themeColor="text1" w:themeTint="BF"/>
    </w:rPr>
  </w:style>
  <w:style w:type="character" w:styleId="SubtleReference">
    <w:name w:val="Subtle Reference"/>
    <w:basedOn w:val="DefaultParagraphFont"/>
    <w:uiPriority w:val="31"/>
    <w:qFormat/>
    <w:rsid w:val="00040763"/>
    <w:rPr>
      <w:smallCaps/>
      <w:color w:val="5A5A5A" w:themeColor="text1" w:themeTint="A5"/>
    </w:rPr>
  </w:style>
  <w:style w:type="character" w:styleId="BookTitle">
    <w:name w:val="Book Title"/>
    <w:basedOn w:val="DefaultParagraphFont"/>
    <w:uiPriority w:val="33"/>
    <w:qFormat/>
    <w:rsid w:val="00040763"/>
    <w:rPr>
      <w:b/>
      <w:bCs/>
      <w:i/>
      <w:iCs/>
      <w:spacing w:val="5"/>
    </w:rPr>
  </w:style>
  <w:style w:type="character" w:customStyle="1" w:styleId="normaltextrun">
    <w:name w:val="normaltextrun"/>
    <w:basedOn w:val="DefaultParagraphFont"/>
    <w:rsid w:val="008F14BE"/>
  </w:style>
  <w:style w:type="character" w:customStyle="1" w:styleId="eop">
    <w:name w:val="eop"/>
    <w:basedOn w:val="DefaultParagraphFont"/>
    <w:rsid w:val="008F14BE"/>
  </w:style>
  <w:style w:type="paragraph" w:styleId="Header">
    <w:name w:val="header"/>
    <w:basedOn w:val="Normal"/>
    <w:link w:val="HeaderChar"/>
    <w:uiPriority w:val="99"/>
    <w:unhideWhenUsed/>
    <w:rsid w:val="003B70AB"/>
    <w:pPr>
      <w:tabs>
        <w:tab w:val="center" w:pos="4680"/>
        <w:tab w:val="right" w:pos="9360"/>
      </w:tabs>
      <w:spacing w:after="120" w:line="240" w:lineRule="auto"/>
    </w:pPr>
    <w:rPr>
      <w:rFonts w:ascii="Segoe UI" w:eastAsia="Times New Roman" w:hAnsi="Segoe UI" w:cs="Times New Roman"/>
    </w:rPr>
  </w:style>
  <w:style w:type="character" w:customStyle="1" w:styleId="HeaderChar">
    <w:name w:val="Header Char"/>
    <w:basedOn w:val="DefaultParagraphFont"/>
    <w:link w:val="Header"/>
    <w:uiPriority w:val="99"/>
    <w:rsid w:val="003B70AB"/>
    <w:rPr>
      <w:rFonts w:ascii="Segoe UI" w:eastAsia="Times New Roman" w:hAnsi="Segoe UI" w:cs="Times New Roman"/>
      <w:sz w:val="24"/>
      <w:szCs w:val="24"/>
    </w:rPr>
  </w:style>
  <w:style w:type="paragraph" w:customStyle="1" w:styleId="Tablebullet2">
    <w:name w:val="Table bullet 2"/>
    <w:basedOn w:val="Tablebullet1"/>
    <w:rsid w:val="003B70AB"/>
    <w:pPr>
      <w:numPr>
        <w:numId w:val="14"/>
      </w:numPr>
    </w:pPr>
  </w:style>
  <w:style w:type="character" w:styleId="CommentReference">
    <w:name w:val="annotation reference"/>
    <w:basedOn w:val="DefaultParagraphFont"/>
    <w:uiPriority w:val="99"/>
    <w:semiHidden/>
    <w:unhideWhenUsed/>
    <w:rsid w:val="005C16DA"/>
    <w:rPr>
      <w:sz w:val="16"/>
      <w:szCs w:val="16"/>
    </w:rPr>
  </w:style>
  <w:style w:type="paragraph" w:styleId="CommentText">
    <w:name w:val="annotation text"/>
    <w:basedOn w:val="Normal"/>
    <w:link w:val="CommentTextChar"/>
    <w:uiPriority w:val="99"/>
    <w:unhideWhenUsed/>
    <w:rsid w:val="005C16DA"/>
    <w:pPr>
      <w:spacing w:line="240" w:lineRule="auto"/>
    </w:pPr>
    <w:rPr>
      <w:sz w:val="20"/>
      <w:szCs w:val="20"/>
    </w:rPr>
  </w:style>
  <w:style w:type="character" w:customStyle="1" w:styleId="CommentTextChar">
    <w:name w:val="Comment Text Char"/>
    <w:basedOn w:val="DefaultParagraphFont"/>
    <w:link w:val="CommentText"/>
    <w:uiPriority w:val="99"/>
    <w:rsid w:val="005C16DA"/>
    <w:rPr>
      <w:sz w:val="20"/>
      <w:szCs w:val="20"/>
    </w:rPr>
  </w:style>
  <w:style w:type="paragraph" w:styleId="CommentSubject">
    <w:name w:val="annotation subject"/>
    <w:basedOn w:val="CommentText"/>
    <w:next w:val="CommentText"/>
    <w:link w:val="CommentSubjectChar"/>
    <w:uiPriority w:val="99"/>
    <w:semiHidden/>
    <w:unhideWhenUsed/>
    <w:rsid w:val="005C16DA"/>
    <w:rPr>
      <w:b/>
      <w:bCs/>
    </w:rPr>
  </w:style>
  <w:style w:type="character" w:customStyle="1" w:styleId="CommentSubjectChar">
    <w:name w:val="Comment Subject Char"/>
    <w:basedOn w:val="CommentTextChar"/>
    <w:link w:val="CommentSubject"/>
    <w:uiPriority w:val="99"/>
    <w:semiHidden/>
    <w:rsid w:val="005C16DA"/>
    <w:rPr>
      <w:b/>
      <w:bCs/>
      <w:sz w:val="20"/>
      <w:szCs w:val="20"/>
    </w:rPr>
  </w:style>
  <w:style w:type="paragraph" w:styleId="NormalWeb">
    <w:name w:val="Normal (Web)"/>
    <w:basedOn w:val="Normal"/>
    <w:uiPriority w:val="99"/>
    <w:semiHidden/>
    <w:unhideWhenUsed/>
    <w:rsid w:val="004823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08636C"/>
    <w:pPr>
      <w:spacing w:after="100"/>
      <w:ind w:left="480"/>
    </w:pPr>
  </w:style>
  <w:style w:type="paragraph" w:customStyle="1" w:styleId="TableCaption">
    <w:name w:val="TableCaption"/>
    <w:aliases w:val="tc"/>
    <w:basedOn w:val="Caption"/>
    <w:next w:val="BodyText"/>
    <w:qFormat/>
    <w:rsid w:val="00CC7723"/>
    <w:pPr>
      <w:keepNext/>
      <w:keepLines/>
      <w:jc w:val="center"/>
    </w:pPr>
    <w:rPr>
      <w:rFonts w:ascii="Calibri" w:eastAsia="Times New Roman" w:hAnsi="Calibri" w:cs="Calibri"/>
      <w:b/>
      <w:bCs/>
      <w:i w:val="0"/>
      <w:iCs w:val="0"/>
      <w:color w:val="auto"/>
      <w:kern w:val="0"/>
      <w:sz w:val="22"/>
      <w:szCs w:val="22"/>
      <w14:ligatures w14:val="none"/>
    </w:rPr>
  </w:style>
  <w:style w:type="paragraph" w:styleId="BodyText">
    <w:name w:val="Body Text"/>
    <w:basedOn w:val="Normal"/>
    <w:link w:val="BodyTextChar"/>
    <w:uiPriority w:val="99"/>
    <w:semiHidden/>
    <w:unhideWhenUsed/>
    <w:rsid w:val="00CC7723"/>
    <w:pPr>
      <w:spacing w:after="120"/>
    </w:pPr>
  </w:style>
  <w:style w:type="character" w:customStyle="1" w:styleId="BodyTextChar">
    <w:name w:val="Body Text Char"/>
    <w:basedOn w:val="DefaultParagraphFont"/>
    <w:link w:val="BodyText"/>
    <w:uiPriority w:val="99"/>
    <w:semiHidden/>
    <w:rsid w:val="00CC7723"/>
  </w:style>
  <w:style w:type="paragraph" w:styleId="Footer">
    <w:name w:val="footer"/>
    <w:basedOn w:val="Normal"/>
    <w:link w:val="FooterChar"/>
    <w:uiPriority w:val="99"/>
    <w:unhideWhenUsed/>
    <w:rsid w:val="00330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A36"/>
  </w:style>
  <w:style w:type="character" w:styleId="Mention">
    <w:name w:val="Mention"/>
    <w:basedOn w:val="DefaultParagraphFont"/>
    <w:uiPriority w:val="99"/>
    <w:unhideWhenUsed/>
    <w:rsid w:val="00330A36"/>
    <w:rPr>
      <w:color w:val="2B579A"/>
      <w:shd w:val="clear" w:color="auto" w:fill="E1DFDD"/>
    </w:rPr>
  </w:style>
  <w:style w:type="paragraph" w:customStyle="1" w:styleId="paragraph">
    <w:name w:val="paragraph"/>
    <w:basedOn w:val="Normal"/>
    <w:rsid w:val="00867C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80DEDBECCD784A850E7D8DF58EC4AA" ma:contentTypeVersion="14" ma:contentTypeDescription="Create a new document." ma:contentTypeScope="" ma:versionID="12f6b6b152e0c8bcccb8e0476c30d1f1">
  <xsd:schema xmlns:xsd="http://www.w3.org/2001/XMLSchema" xmlns:xs="http://www.w3.org/2001/XMLSchema" xmlns:p="http://schemas.microsoft.com/office/2006/metadata/properties" xmlns:ns2="9bc74dbe-ed2f-4cc8-9a95-6a4d120e18e6" xmlns:ns3="1ada0c20-4d4c-40d2-8645-faed97a2c3d0" xmlns:ns4="b5a44311-ed64-4a72-909f-c9dc6973bde2" targetNamespace="http://schemas.microsoft.com/office/2006/metadata/properties" ma:root="true" ma:fieldsID="277dfa7bd87f139397f1fe8ca4d94ed3" ns2:_="" ns3:_="" ns4:_="">
    <xsd:import namespace="9bc74dbe-ed2f-4cc8-9a95-6a4d120e18e6"/>
    <xsd:import namespace="1ada0c20-4d4c-40d2-8645-faed97a2c3d0"/>
    <xsd:import namespace="b5a44311-ed64-4a72-909f-c9dc6973bd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74dbe-ed2f-4cc8-9a95-6a4d120e1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da0c20-4d4c-40d2-8645-faed97a2c3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a4d423-6fe0-46a4-8e7a-2a6f0066a905}" ma:internalName="TaxCatchAll" ma:showField="CatchAllData" ma:web="1ada0c20-4d4c-40d2-8645-faed97a2c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9bc74dbe-ed2f-4cc8-9a95-6a4d120e18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51BA2F-A411-48E6-B2D2-71321B6DE5A9}">
  <ds:schemaRefs>
    <ds:schemaRef ds:uri="http://schemas.microsoft.com/sharepoint/v3/contenttype/forms"/>
  </ds:schemaRefs>
</ds:datastoreItem>
</file>

<file path=customXml/itemProps2.xml><?xml version="1.0" encoding="utf-8"?>
<ds:datastoreItem xmlns:ds="http://schemas.openxmlformats.org/officeDocument/2006/customXml" ds:itemID="{2918E9BF-E1B0-4F19-99CF-82EC70881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74dbe-ed2f-4cc8-9a95-6a4d120e18e6"/>
    <ds:schemaRef ds:uri="1ada0c20-4d4c-40d2-8645-faed97a2c3d0"/>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CCFBC1-1ABF-48DD-8E1A-97C136025637}">
  <ds:schemaRefs>
    <ds:schemaRef ds:uri="http://schemas.openxmlformats.org/officeDocument/2006/bibliography"/>
  </ds:schemaRefs>
</ds:datastoreItem>
</file>

<file path=customXml/itemProps4.xml><?xml version="1.0" encoding="utf-8"?>
<ds:datastoreItem xmlns:ds="http://schemas.openxmlformats.org/officeDocument/2006/customXml" ds:itemID="{854858DB-6030-45F4-AE31-418FF69FC634}">
  <ds:schemaRefs>
    <ds:schemaRef ds:uri="http://schemas.microsoft.com/office/2006/metadata/properties"/>
    <ds:schemaRef ds:uri="http://schemas.microsoft.com/office/infopath/2007/PartnerControls"/>
    <ds:schemaRef ds:uri="b5a44311-ed64-4a72-909f-c9dc6973bde2"/>
    <ds:schemaRef ds:uri="9bc74dbe-ed2f-4cc8-9a95-6a4d120e18e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13219</Words>
  <Characters>75353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88396</CharactersWithSpaces>
  <SharedDoc>false</SharedDoc>
  <HLinks>
    <vt:vector size="306" baseType="variant">
      <vt:variant>
        <vt:i4>1835063</vt:i4>
      </vt:variant>
      <vt:variant>
        <vt:i4>290</vt:i4>
      </vt:variant>
      <vt:variant>
        <vt:i4>0</vt:i4>
      </vt:variant>
      <vt:variant>
        <vt:i4>5</vt:i4>
      </vt:variant>
      <vt:variant>
        <vt:lpwstr/>
      </vt:variant>
      <vt:variant>
        <vt:lpwstr>_Toc230852029</vt:lpwstr>
      </vt:variant>
      <vt:variant>
        <vt:i4>1835063</vt:i4>
      </vt:variant>
      <vt:variant>
        <vt:i4>284</vt:i4>
      </vt:variant>
      <vt:variant>
        <vt:i4>0</vt:i4>
      </vt:variant>
      <vt:variant>
        <vt:i4>5</vt:i4>
      </vt:variant>
      <vt:variant>
        <vt:lpwstr/>
      </vt:variant>
      <vt:variant>
        <vt:lpwstr>_Toc230852028</vt:lpwstr>
      </vt:variant>
      <vt:variant>
        <vt:i4>1835063</vt:i4>
      </vt:variant>
      <vt:variant>
        <vt:i4>278</vt:i4>
      </vt:variant>
      <vt:variant>
        <vt:i4>0</vt:i4>
      </vt:variant>
      <vt:variant>
        <vt:i4>5</vt:i4>
      </vt:variant>
      <vt:variant>
        <vt:lpwstr/>
      </vt:variant>
      <vt:variant>
        <vt:lpwstr>_Toc230852027</vt:lpwstr>
      </vt:variant>
      <vt:variant>
        <vt:i4>1835063</vt:i4>
      </vt:variant>
      <vt:variant>
        <vt:i4>272</vt:i4>
      </vt:variant>
      <vt:variant>
        <vt:i4>0</vt:i4>
      </vt:variant>
      <vt:variant>
        <vt:i4>5</vt:i4>
      </vt:variant>
      <vt:variant>
        <vt:lpwstr/>
      </vt:variant>
      <vt:variant>
        <vt:lpwstr>_Toc230852026</vt:lpwstr>
      </vt:variant>
      <vt:variant>
        <vt:i4>1835063</vt:i4>
      </vt:variant>
      <vt:variant>
        <vt:i4>266</vt:i4>
      </vt:variant>
      <vt:variant>
        <vt:i4>0</vt:i4>
      </vt:variant>
      <vt:variant>
        <vt:i4>5</vt:i4>
      </vt:variant>
      <vt:variant>
        <vt:lpwstr/>
      </vt:variant>
      <vt:variant>
        <vt:lpwstr>_Toc230852025</vt:lpwstr>
      </vt:variant>
      <vt:variant>
        <vt:i4>1835063</vt:i4>
      </vt:variant>
      <vt:variant>
        <vt:i4>260</vt:i4>
      </vt:variant>
      <vt:variant>
        <vt:i4>0</vt:i4>
      </vt:variant>
      <vt:variant>
        <vt:i4>5</vt:i4>
      </vt:variant>
      <vt:variant>
        <vt:lpwstr/>
      </vt:variant>
      <vt:variant>
        <vt:lpwstr>_Toc230852024</vt:lpwstr>
      </vt:variant>
      <vt:variant>
        <vt:i4>1835063</vt:i4>
      </vt:variant>
      <vt:variant>
        <vt:i4>254</vt:i4>
      </vt:variant>
      <vt:variant>
        <vt:i4>0</vt:i4>
      </vt:variant>
      <vt:variant>
        <vt:i4>5</vt:i4>
      </vt:variant>
      <vt:variant>
        <vt:lpwstr/>
      </vt:variant>
      <vt:variant>
        <vt:lpwstr>_Toc230852023</vt:lpwstr>
      </vt:variant>
      <vt:variant>
        <vt:i4>1835063</vt:i4>
      </vt:variant>
      <vt:variant>
        <vt:i4>248</vt:i4>
      </vt:variant>
      <vt:variant>
        <vt:i4>0</vt:i4>
      </vt:variant>
      <vt:variant>
        <vt:i4>5</vt:i4>
      </vt:variant>
      <vt:variant>
        <vt:lpwstr/>
      </vt:variant>
      <vt:variant>
        <vt:lpwstr>_Toc230852022</vt:lpwstr>
      </vt:variant>
      <vt:variant>
        <vt:i4>1835063</vt:i4>
      </vt:variant>
      <vt:variant>
        <vt:i4>242</vt:i4>
      </vt:variant>
      <vt:variant>
        <vt:i4>0</vt:i4>
      </vt:variant>
      <vt:variant>
        <vt:i4>5</vt:i4>
      </vt:variant>
      <vt:variant>
        <vt:lpwstr/>
      </vt:variant>
      <vt:variant>
        <vt:lpwstr>_Toc230852021</vt:lpwstr>
      </vt:variant>
      <vt:variant>
        <vt:i4>1835063</vt:i4>
      </vt:variant>
      <vt:variant>
        <vt:i4>236</vt:i4>
      </vt:variant>
      <vt:variant>
        <vt:i4>0</vt:i4>
      </vt:variant>
      <vt:variant>
        <vt:i4>5</vt:i4>
      </vt:variant>
      <vt:variant>
        <vt:lpwstr/>
      </vt:variant>
      <vt:variant>
        <vt:lpwstr>_Toc230852020</vt:lpwstr>
      </vt:variant>
      <vt:variant>
        <vt:i4>2031671</vt:i4>
      </vt:variant>
      <vt:variant>
        <vt:i4>230</vt:i4>
      </vt:variant>
      <vt:variant>
        <vt:i4>0</vt:i4>
      </vt:variant>
      <vt:variant>
        <vt:i4>5</vt:i4>
      </vt:variant>
      <vt:variant>
        <vt:lpwstr/>
      </vt:variant>
      <vt:variant>
        <vt:lpwstr>_Toc230852019</vt:lpwstr>
      </vt:variant>
      <vt:variant>
        <vt:i4>2031671</vt:i4>
      </vt:variant>
      <vt:variant>
        <vt:i4>224</vt:i4>
      </vt:variant>
      <vt:variant>
        <vt:i4>0</vt:i4>
      </vt:variant>
      <vt:variant>
        <vt:i4>5</vt:i4>
      </vt:variant>
      <vt:variant>
        <vt:lpwstr/>
      </vt:variant>
      <vt:variant>
        <vt:lpwstr>_Toc230852018</vt:lpwstr>
      </vt:variant>
      <vt:variant>
        <vt:i4>2031671</vt:i4>
      </vt:variant>
      <vt:variant>
        <vt:i4>218</vt:i4>
      </vt:variant>
      <vt:variant>
        <vt:i4>0</vt:i4>
      </vt:variant>
      <vt:variant>
        <vt:i4>5</vt:i4>
      </vt:variant>
      <vt:variant>
        <vt:lpwstr/>
      </vt:variant>
      <vt:variant>
        <vt:lpwstr>_Toc230852017</vt:lpwstr>
      </vt:variant>
      <vt:variant>
        <vt:i4>2031671</vt:i4>
      </vt:variant>
      <vt:variant>
        <vt:i4>212</vt:i4>
      </vt:variant>
      <vt:variant>
        <vt:i4>0</vt:i4>
      </vt:variant>
      <vt:variant>
        <vt:i4>5</vt:i4>
      </vt:variant>
      <vt:variant>
        <vt:lpwstr/>
      </vt:variant>
      <vt:variant>
        <vt:lpwstr>_Toc230852016</vt:lpwstr>
      </vt:variant>
      <vt:variant>
        <vt:i4>2031671</vt:i4>
      </vt:variant>
      <vt:variant>
        <vt:i4>206</vt:i4>
      </vt:variant>
      <vt:variant>
        <vt:i4>0</vt:i4>
      </vt:variant>
      <vt:variant>
        <vt:i4>5</vt:i4>
      </vt:variant>
      <vt:variant>
        <vt:lpwstr/>
      </vt:variant>
      <vt:variant>
        <vt:lpwstr>_Toc230852015</vt:lpwstr>
      </vt:variant>
      <vt:variant>
        <vt:i4>2031671</vt:i4>
      </vt:variant>
      <vt:variant>
        <vt:i4>200</vt:i4>
      </vt:variant>
      <vt:variant>
        <vt:i4>0</vt:i4>
      </vt:variant>
      <vt:variant>
        <vt:i4>5</vt:i4>
      </vt:variant>
      <vt:variant>
        <vt:lpwstr/>
      </vt:variant>
      <vt:variant>
        <vt:lpwstr>_Toc230852014</vt:lpwstr>
      </vt:variant>
      <vt:variant>
        <vt:i4>2031671</vt:i4>
      </vt:variant>
      <vt:variant>
        <vt:i4>194</vt:i4>
      </vt:variant>
      <vt:variant>
        <vt:i4>0</vt:i4>
      </vt:variant>
      <vt:variant>
        <vt:i4>5</vt:i4>
      </vt:variant>
      <vt:variant>
        <vt:lpwstr/>
      </vt:variant>
      <vt:variant>
        <vt:lpwstr>_Toc230852013</vt:lpwstr>
      </vt:variant>
      <vt:variant>
        <vt:i4>2031671</vt:i4>
      </vt:variant>
      <vt:variant>
        <vt:i4>188</vt:i4>
      </vt:variant>
      <vt:variant>
        <vt:i4>0</vt:i4>
      </vt:variant>
      <vt:variant>
        <vt:i4>5</vt:i4>
      </vt:variant>
      <vt:variant>
        <vt:lpwstr/>
      </vt:variant>
      <vt:variant>
        <vt:lpwstr>_Toc230852012</vt:lpwstr>
      </vt:variant>
      <vt:variant>
        <vt:i4>2031671</vt:i4>
      </vt:variant>
      <vt:variant>
        <vt:i4>182</vt:i4>
      </vt:variant>
      <vt:variant>
        <vt:i4>0</vt:i4>
      </vt:variant>
      <vt:variant>
        <vt:i4>5</vt:i4>
      </vt:variant>
      <vt:variant>
        <vt:lpwstr/>
      </vt:variant>
      <vt:variant>
        <vt:lpwstr>_Toc230852011</vt:lpwstr>
      </vt:variant>
      <vt:variant>
        <vt:i4>2031671</vt:i4>
      </vt:variant>
      <vt:variant>
        <vt:i4>176</vt:i4>
      </vt:variant>
      <vt:variant>
        <vt:i4>0</vt:i4>
      </vt:variant>
      <vt:variant>
        <vt:i4>5</vt:i4>
      </vt:variant>
      <vt:variant>
        <vt:lpwstr/>
      </vt:variant>
      <vt:variant>
        <vt:lpwstr>_Toc230852010</vt:lpwstr>
      </vt:variant>
      <vt:variant>
        <vt:i4>1966135</vt:i4>
      </vt:variant>
      <vt:variant>
        <vt:i4>170</vt:i4>
      </vt:variant>
      <vt:variant>
        <vt:i4>0</vt:i4>
      </vt:variant>
      <vt:variant>
        <vt:i4>5</vt:i4>
      </vt:variant>
      <vt:variant>
        <vt:lpwstr/>
      </vt:variant>
      <vt:variant>
        <vt:lpwstr>_Toc230852009</vt:lpwstr>
      </vt:variant>
      <vt:variant>
        <vt:i4>1966135</vt:i4>
      </vt:variant>
      <vt:variant>
        <vt:i4>164</vt:i4>
      </vt:variant>
      <vt:variant>
        <vt:i4>0</vt:i4>
      </vt:variant>
      <vt:variant>
        <vt:i4>5</vt:i4>
      </vt:variant>
      <vt:variant>
        <vt:lpwstr/>
      </vt:variant>
      <vt:variant>
        <vt:lpwstr>_Toc230852008</vt:lpwstr>
      </vt:variant>
      <vt:variant>
        <vt:i4>1966135</vt:i4>
      </vt:variant>
      <vt:variant>
        <vt:i4>158</vt:i4>
      </vt:variant>
      <vt:variant>
        <vt:i4>0</vt:i4>
      </vt:variant>
      <vt:variant>
        <vt:i4>5</vt:i4>
      </vt:variant>
      <vt:variant>
        <vt:lpwstr/>
      </vt:variant>
      <vt:variant>
        <vt:lpwstr>_Toc230852007</vt:lpwstr>
      </vt:variant>
      <vt:variant>
        <vt:i4>1966135</vt:i4>
      </vt:variant>
      <vt:variant>
        <vt:i4>152</vt:i4>
      </vt:variant>
      <vt:variant>
        <vt:i4>0</vt:i4>
      </vt:variant>
      <vt:variant>
        <vt:i4>5</vt:i4>
      </vt:variant>
      <vt:variant>
        <vt:lpwstr/>
      </vt:variant>
      <vt:variant>
        <vt:lpwstr>_Toc230852006</vt:lpwstr>
      </vt:variant>
      <vt:variant>
        <vt:i4>1966135</vt:i4>
      </vt:variant>
      <vt:variant>
        <vt:i4>146</vt:i4>
      </vt:variant>
      <vt:variant>
        <vt:i4>0</vt:i4>
      </vt:variant>
      <vt:variant>
        <vt:i4>5</vt:i4>
      </vt:variant>
      <vt:variant>
        <vt:lpwstr/>
      </vt:variant>
      <vt:variant>
        <vt:lpwstr>_Toc230852005</vt:lpwstr>
      </vt:variant>
      <vt:variant>
        <vt:i4>1966135</vt:i4>
      </vt:variant>
      <vt:variant>
        <vt:i4>140</vt:i4>
      </vt:variant>
      <vt:variant>
        <vt:i4>0</vt:i4>
      </vt:variant>
      <vt:variant>
        <vt:i4>5</vt:i4>
      </vt:variant>
      <vt:variant>
        <vt:lpwstr/>
      </vt:variant>
      <vt:variant>
        <vt:lpwstr>_Toc230852004</vt:lpwstr>
      </vt:variant>
      <vt:variant>
        <vt:i4>1966135</vt:i4>
      </vt:variant>
      <vt:variant>
        <vt:i4>134</vt:i4>
      </vt:variant>
      <vt:variant>
        <vt:i4>0</vt:i4>
      </vt:variant>
      <vt:variant>
        <vt:i4>5</vt:i4>
      </vt:variant>
      <vt:variant>
        <vt:lpwstr/>
      </vt:variant>
      <vt:variant>
        <vt:lpwstr>_Toc230852003</vt:lpwstr>
      </vt:variant>
      <vt:variant>
        <vt:i4>1966135</vt:i4>
      </vt:variant>
      <vt:variant>
        <vt:i4>128</vt:i4>
      </vt:variant>
      <vt:variant>
        <vt:i4>0</vt:i4>
      </vt:variant>
      <vt:variant>
        <vt:i4>5</vt:i4>
      </vt:variant>
      <vt:variant>
        <vt:lpwstr/>
      </vt:variant>
      <vt:variant>
        <vt:lpwstr>_Toc230852002</vt:lpwstr>
      </vt:variant>
      <vt:variant>
        <vt:i4>1966135</vt:i4>
      </vt:variant>
      <vt:variant>
        <vt:i4>122</vt:i4>
      </vt:variant>
      <vt:variant>
        <vt:i4>0</vt:i4>
      </vt:variant>
      <vt:variant>
        <vt:i4>5</vt:i4>
      </vt:variant>
      <vt:variant>
        <vt:lpwstr/>
      </vt:variant>
      <vt:variant>
        <vt:lpwstr>_Toc230852001</vt:lpwstr>
      </vt:variant>
      <vt:variant>
        <vt:i4>1966135</vt:i4>
      </vt:variant>
      <vt:variant>
        <vt:i4>116</vt:i4>
      </vt:variant>
      <vt:variant>
        <vt:i4>0</vt:i4>
      </vt:variant>
      <vt:variant>
        <vt:i4>5</vt:i4>
      </vt:variant>
      <vt:variant>
        <vt:lpwstr/>
      </vt:variant>
      <vt:variant>
        <vt:lpwstr>_Toc230852000</vt:lpwstr>
      </vt:variant>
      <vt:variant>
        <vt:i4>1310782</vt:i4>
      </vt:variant>
      <vt:variant>
        <vt:i4>110</vt:i4>
      </vt:variant>
      <vt:variant>
        <vt:i4>0</vt:i4>
      </vt:variant>
      <vt:variant>
        <vt:i4>5</vt:i4>
      </vt:variant>
      <vt:variant>
        <vt:lpwstr/>
      </vt:variant>
      <vt:variant>
        <vt:lpwstr>_Toc230851999</vt:lpwstr>
      </vt:variant>
      <vt:variant>
        <vt:i4>1310782</vt:i4>
      </vt:variant>
      <vt:variant>
        <vt:i4>104</vt:i4>
      </vt:variant>
      <vt:variant>
        <vt:i4>0</vt:i4>
      </vt:variant>
      <vt:variant>
        <vt:i4>5</vt:i4>
      </vt:variant>
      <vt:variant>
        <vt:lpwstr/>
      </vt:variant>
      <vt:variant>
        <vt:lpwstr>_Toc230851998</vt:lpwstr>
      </vt:variant>
      <vt:variant>
        <vt:i4>1310782</vt:i4>
      </vt:variant>
      <vt:variant>
        <vt:i4>98</vt:i4>
      </vt:variant>
      <vt:variant>
        <vt:i4>0</vt:i4>
      </vt:variant>
      <vt:variant>
        <vt:i4>5</vt:i4>
      </vt:variant>
      <vt:variant>
        <vt:lpwstr/>
      </vt:variant>
      <vt:variant>
        <vt:lpwstr>_Toc230851997</vt:lpwstr>
      </vt:variant>
      <vt:variant>
        <vt:i4>1310782</vt:i4>
      </vt:variant>
      <vt:variant>
        <vt:i4>92</vt:i4>
      </vt:variant>
      <vt:variant>
        <vt:i4>0</vt:i4>
      </vt:variant>
      <vt:variant>
        <vt:i4>5</vt:i4>
      </vt:variant>
      <vt:variant>
        <vt:lpwstr/>
      </vt:variant>
      <vt:variant>
        <vt:lpwstr>_Toc230851996</vt:lpwstr>
      </vt:variant>
      <vt:variant>
        <vt:i4>1310782</vt:i4>
      </vt:variant>
      <vt:variant>
        <vt:i4>86</vt:i4>
      </vt:variant>
      <vt:variant>
        <vt:i4>0</vt:i4>
      </vt:variant>
      <vt:variant>
        <vt:i4>5</vt:i4>
      </vt:variant>
      <vt:variant>
        <vt:lpwstr/>
      </vt:variant>
      <vt:variant>
        <vt:lpwstr>_Toc230851995</vt:lpwstr>
      </vt:variant>
      <vt:variant>
        <vt:i4>1310782</vt:i4>
      </vt:variant>
      <vt:variant>
        <vt:i4>80</vt:i4>
      </vt:variant>
      <vt:variant>
        <vt:i4>0</vt:i4>
      </vt:variant>
      <vt:variant>
        <vt:i4>5</vt:i4>
      </vt:variant>
      <vt:variant>
        <vt:lpwstr/>
      </vt:variant>
      <vt:variant>
        <vt:lpwstr>_Toc230851994</vt:lpwstr>
      </vt:variant>
      <vt:variant>
        <vt:i4>1310782</vt:i4>
      </vt:variant>
      <vt:variant>
        <vt:i4>74</vt:i4>
      </vt:variant>
      <vt:variant>
        <vt:i4>0</vt:i4>
      </vt:variant>
      <vt:variant>
        <vt:i4>5</vt:i4>
      </vt:variant>
      <vt:variant>
        <vt:lpwstr/>
      </vt:variant>
      <vt:variant>
        <vt:lpwstr>_Toc230851993</vt:lpwstr>
      </vt:variant>
      <vt:variant>
        <vt:i4>1310782</vt:i4>
      </vt:variant>
      <vt:variant>
        <vt:i4>68</vt:i4>
      </vt:variant>
      <vt:variant>
        <vt:i4>0</vt:i4>
      </vt:variant>
      <vt:variant>
        <vt:i4>5</vt:i4>
      </vt:variant>
      <vt:variant>
        <vt:lpwstr/>
      </vt:variant>
      <vt:variant>
        <vt:lpwstr>_Toc230851992</vt:lpwstr>
      </vt:variant>
      <vt:variant>
        <vt:i4>1310782</vt:i4>
      </vt:variant>
      <vt:variant>
        <vt:i4>62</vt:i4>
      </vt:variant>
      <vt:variant>
        <vt:i4>0</vt:i4>
      </vt:variant>
      <vt:variant>
        <vt:i4>5</vt:i4>
      </vt:variant>
      <vt:variant>
        <vt:lpwstr/>
      </vt:variant>
      <vt:variant>
        <vt:lpwstr>_Toc230851991</vt:lpwstr>
      </vt:variant>
      <vt:variant>
        <vt:i4>1310782</vt:i4>
      </vt:variant>
      <vt:variant>
        <vt:i4>56</vt:i4>
      </vt:variant>
      <vt:variant>
        <vt:i4>0</vt:i4>
      </vt:variant>
      <vt:variant>
        <vt:i4>5</vt:i4>
      </vt:variant>
      <vt:variant>
        <vt:lpwstr/>
      </vt:variant>
      <vt:variant>
        <vt:lpwstr>_Toc230851990</vt:lpwstr>
      </vt:variant>
      <vt:variant>
        <vt:i4>1376318</vt:i4>
      </vt:variant>
      <vt:variant>
        <vt:i4>50</vt:i4>
      </vt:variant>
      <vt:variant>
        <vt:i4>0</vt:i4>
      </vt:variant>
      <vt:variant>
        <vt:i4>5</vt:i4>
      </vt:variant>
      <vt:variant>
        <vt:lpwstr/>
      </vt:variant>
      <vt:variant>
        <vt:lpwstr>_Toc230851989</vt:lpwstr>
      </vt:variant>
      <vt:variant>
        <vt:i4>1376318</vt:i4>
      </vt:variant>
      <vt:variant>
        <vt:i4>44</vt:i4>
      </vt:variant>
      <vt:variant>
        <vt:i4>0</vt:i4>
      </vt:variant>
      <vt:variant>
        <vt:i4>5</vt:i4>
      </vt:variant>
      <vt:variant>
        <vt:lpwstr/>
      </vt:variant>
      <vt:variant>
        <vt:lpwstr>_Toc230851988</vt:lpwstr>
      </vt:variant>
      <vt:variant>
        <vt:i4>1376318</vt:i4>
      </vt:variant>
      <vt:variant>
        <vt:i4>38</vt:i4>
      </vt:variant>
      <vt:variant>
        <vt:i4>0</vt:i4>
      </vt:variant>
      <vt:variant>
        <vt:i4>5</vt:i4>
      </vt:variant>
      <vt:variant>
        <vt:lpwstr/>
      </vt:variant>
      <vt:variant>
        <vt:lpwstr>_Toc230851987</vt:lpwstr>
      </vt:variant>
      <vt:variant>
        <vt:i4>1376318</vt:i4>
      </vt:variant>
      <vt:variant>
        <vt:i4>32</vt:i4>
      </vt:variant>
      <vt:variant>
        <vt:i4>0</vt:i4>
      </vt:variant>
      <vt:variant>
        <vt:i4>5</vt:i4>
      </vt:variant>
      <vt:variant>
        <vt:lpwstr/>
      </vt:variant>
      <vt:variant>
        <vt:lpwstr>_Toc230851986</vt:lpwstr>
      </vt:variant>
      <vt:variant>
        <vt:i4>1376318</vt:i4>
      </vt:variant>
      <vt:variant>
        <vt:i4>26</vt:i4>
      </vt:variant>
      <vt:variant>
        <vt:i4>0</vt:i4>
      </vt:variant>
      <vt:variant>
        <vt:i4>5</vt:i4>
      </vt:variant>
      <vt:variant>
        <vt:lpwstr/>
      </vt:variant>
      <vt:variant>
        <vt:lpwstr>_Toc230851985</vt:lpwstr>
      </vt:variant>
      <vt:variant>
        <vt:i4>1376318</vt:i4>
      </vt:variant>
      <vt:variant>
        <vt:i4>20</vt:i4>
      </vt:variant>
      <vt:variant>
        <vt:i4>0</vt:i4>
      </vt:variant>
      <vt:variant>
        <vt:i4>5</vt:i4>
      </vt:variant>
      <vt:variant>
        <vt:lpwstr/>
      </vt:variant>
      <vt:variant>
        <vt:lpwstr>_Toc230851984</vt:lpwstr>
      </vt:variant>
      <vt:variant>
        <vt:i4>1376318</vt:i4>
      </vt:variant>
      <vt:variant>
        <vt:i4>14</vt:i4>
      </vt:variant>
      <vt:variant>
        <vt:i4>0</vt:i4>
      </vt:variant>
      <vt:variant>
        <vt:i4>5</vt:i4>
      </vt:variant>
      <vt:variant>
        <vt:lpwstr/>
      </vt:variant>
      <vt:variant>
        <vt:lpwstr>_Toc230851983</vt:lpwstr>
      </vt:variant>
      <vt:variant>
        <vt:i4>1376318</vt:i4>
      </vt:variant>
      <vt:variant>
        <vt:i4>8</vt:i4>
      </vt:variant>
      <vt:variant>
        <vt:i4>0</vt:i4>
      </vt:variant>
      <vt:variant>
        <vt:i4>5</vt:i4>
      </vt:variant>
      <vt:variant>
        <vt:lpwstr/>
      </vt:variant>
      <vt:variant>
        <vt:lpwstr>_Toc230851982</vt:lpwstr>
      </vt:variant>
      <vt:variant>
        <vt:i4>1376318</vt:i4>
      </vt:variant>
      <vt:variant>
        <vt:i4>2</vt:i4>
      </vt:variant>
      <vt:variant>
        <vt:i4>0</vt:i4>
      </vt:variant>
      <vt:variant>
        <vt:i4>5</vt:i4>
      </vt:variant>
      <vt:variant>
        <vt:lpwstr/>
      </vt:variant>
      <vt:variant>
        <vt:lpwstr>_Toc230851981</vt:lpwstr>
      </vt:variant>
      <vt:variant>
        <vt:i4>983091</vt:i4>
      </vt:variant>
      <vt:variant>
        <vt:i4>3</vt:i4>
      </vt:variant>
      <vt:variant>
        <vt:i4>0</vt:i4>
      </vt:variant>
      <vt:variant>
        <vt:i4>5</vt:i4>
      </vt:variant>
      <vt:variant>
        <vt:lpwstr>mailto:DLOHAN@MITRE.ORG</vt:lpwstr>
      </vt:variant>
      <vt:variant>
        <vt:lpwstr/>
      </vt:variant>
      <vt:variant>
        <vt:i4>983091</vt:i4>
      </vt:variant>
      <vt:variant>
        <vt:i4>0</vt:i4>
      </vt:variant>
      <vt:variant>
        <vt:i4>0</vt:i4>
      </vt:variant>
      <vt:variant>
        <vt:i4>5</vt:i4>
      </vt:variant>
      <vt:variant>
        <vt:lpwstr>mailto:DLOHAN@MITRE.ORG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MITA Maturity Criteria</dc:title>
  <dc:subject/>
  <dc:creator>Centers for Medicare and Medicaid Services</dc:creator>
  <cp:keywords/>
  <dc:description/>
  <cp:lastModifiedBy>Shelley Lucas</cp:lastModifiedBy>
  <cp:revision>3</cp:revision>
  <cp:lastPrinted>2026-05-07T19:52:00Z</cp:lastPrinted>
  <dcterms:created xsi:type="dcterms:W3CDTF">2026-05-28T20:01:00Z</dcterms:created>
  <dcterms:modified xsi:type="dcterms:W3CDTF">2026-05-28T20:01:00Z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0x010100B480DEDBECCD784A850E7D8DF58EC4AA</vt:lpwstr>
  </property>
  <property fmtid="{D5CDD505-2E9C-101B-9397-08002B2CF9AE}" pid="3" name="MediaServiceImageTags">
    <vt:lpwstr/>
  </property>
</Properties>
</file>